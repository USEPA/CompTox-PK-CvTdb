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BC5BD" w14:textId="6DC19AB6" w:rsidR="008F2F4A" w:rsidRDefault="008F2F4A" w:rsidP="00BF69BB">
      <w:pPr>
        <w:pStyle w:val="Heading1"/>
        <w:spacing w:line="276" w:lineRule="auto"/>
        <w:jc w:val="center"/>
      </w:pPr>
      <w:bookmarkStart w:id="0" w:name="_MailOriginal"/>
      <w:proofErr w:type="spellStart"/>
      <w:r>
        <w:t>CvTdb</w:t>
      </w:r>
      <w:proofErr w:type="spellEnd"/>
      <w:r>
        <w:t xml:space="preserve"> </w:t>
      </w:r>
      <w:r w:rsidR="00BF69BB">
        <w:t>Data Curation</w:t>
      </w:r>
      <w:r>
        <w:t xml:space="preserve"> </w:t>
      </w:r>
      <w:r w:rsidR="00A8722B">
        <w:br/>
      </w:r>
      <w:r>
        <w:t>Standard Operating Procedure</w:t>
      </w:r>
    </w:p>
    <w:p w14:paraId="2B9D2164" w14:textId="77777777" w:rsidR="00EB23E6" w:rsidRDefault="00EB23E6" w:rsidP="00EB23E6">
      <w:pPr>
        <w:jc w:val="center"/>
        <w:rPr>
          <w:rFonts w:asciiTheme="minorHAnsi" w:hAnsiTheme="minorHAnsi" w:cstheme="minorHAnsi"/>
        </w:rPr>
      </w:pPr>
      <w:r>
        <w:rPr>
          <w:noProof/>
        </w:rPr>
        <w:drawing>
          <wp:inline distT="0" distB="0" distL="0" distR="0" wp14:anchorId="351C8CF8" wp14:editId="70F5D615">
            <wp:extent cx="2743200" cy="1472184"/>
            <wp:effectExtent l="0" t="0" r="0" b="0"/>
            <wp:docPr id="13" name="Picture 13" descr="CvT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vTdb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472184"/>
                    </a:xfrm>
                    <a:prstGeom prst="rect">
                      <a:avLst/>
                    </a:prstGeom>
                    <a:noFill/>
                    <a:ln>
                      <a:noFill/>
                    </a:ln>
                  </pic:spPr>
                </pic:pic>
              </a:graphicData>
            </a:graphic>
          </wp:inline>
        </w:drawing>
      </w:r>
    </w:p>
    <w:p w14:paraId="2ACEC1BB" w14:textId="77777777" w:rsidR="00EB23E6" w:rsidRDefault="00EB23E6" w:rsidP="00EB23E6">
      <w:pPr>
        <w:rPr>
          <w:rFonts w:asciiTheme="minorHAnsi" w:hAnsiTheme="minorHAnsi" w:cstheme="minorHAnsi"/>
        </w:rPr>
      </w:pPr>
    </w:p>
    <w:p w14:paraId="1797DF74" w14:textId="296D8A9B" w:rsidR="00EB23E6" w:rsidRPr="0023165F" w:rsidRDefault="008F2F4A" w:rsidP="00EB23E6">
      <w:pPr>
        <w:rPr>
          <w:rFonts w:asciiTheme="minorHAnsi" w:hAnsiTheme="minorHAnsi" w:cstheme="minorHAnsi"/>
        </w:rPr>
      </w:pPr>
      <w:proofErr w:type="spellStart"/>
      <w:r w:rsidRPr="009030CE">
        <w:rPr>
          <w:rFonts w:asciiTheme="minorHAnsi" w:hAnsiTheme="minorHAnsi" w:cstheme="minorHAnsi"/>
        </w:rPr>
        <w:t>CvTdb</w:t>
      </w:r>
      <w:proofErr w:type="spellEnd"/>
      <w:r w:rsidRPr="009030CE">
        <w:rPr>
          <w:rFonts w:asciiTheme="minorHAnsi" w:hAnsiTheme="minorHAnsi" w:cstheme="minorHAnsi"/>
        </w:rPr>
        <w:t xml:space="preserve"> is a database of toxicokinetic tissue concentration vs. time (</w:t>
      </w:r>
      <w:proofErr w:type="spellStart"/>
      <w:r w:rsidRPr="009030CE">
        <w:rPr>
          <w:rFonts w:asciiTheme="minorHAnsi" w:hAnsiTheme="minorHAnsi" w:cstheme="minorHAnsi"/>
        </w:rPr>
        <w:t>CvT</w:t>
      </w:r>
      <w:proofErr w:type="spellEnd"/>
      <w:r w:rsidRPr="009030CE">
        <w:rPr>
          <w:rFonts w:asciiTheme="minorHAnsi" w:hAnsiTheme="minorHAnsi" w:cstheme="minorHAnsi"/>
        </w:rPr>
        <w:t xml:space="preserve">) data extracted from the scientific </w:t>
      </w:r>
      <w:r w:rsidRPr="00EB23E6">
        <w:rPr>
          <w:rFonts w:asciiTheme="minorHAnsi" w:hAnsiTheme="minorHAnsi" w:cstheme="minorHAnsi"/>
        </w:rPr>
        <w:t xml:space="preserve">literature. </w:t>
      </w:r>
      <w:r w:rsidR="00EB23E6" w:rsidRPr="0023165F">
        <w:rPr>
          <w:rFonts w:asciiTheme="minorHAnsi" w:hAnsiTheme="minorHAnsi" w:cstheme="minorHAnsi"/>
        </w:rPr>
        <w:t>The database is described in Sayre et al. (2020)</w:t>
      </w:r>
      <w:ins w:id="1" w:author="Wambaugh, John" w:date="2020-04-21T13:51:00Z">
        <w:r w:rsidR="00E959C3">
          <w:rPr>
            <w:rStyle w:val="FootnoteReference"/>
            <w:rFonts w:asciiTheme="minorHAnsi" w:hAnsiTheme="minorHAnsi" w:cstheme="minorHAnsi"/>
          </w:rPr>
          <w:footnoteReference w:id="1"/>
        </w:r>
      </w:ins>
      <w:r w:rsidR="00EB23E6" w:rsidRPr="0023165F">
        <w:rPr>
          <w:rFonts w:asciiTheme="minorHAnsi" w:hAnsiTheme="minorHAnsi" w:cstheme="minorHAnsi"/>
        </w:rPr>
        <w:t xml:space="preserve">, which is available at: </w:t>
      </w:r>
      <w:hyperlink r:id="rId9" w:history="1">
        <w:r w:rsidR="00EB23E6" w:rsidRPr="0023165F">
          <w:rPr>
            <w:rStyle w:val="Hyperlink"/>
            <w:rFonts w:asciiTheme="minorHAnsi" w:hAnsiTheme="minorHAnsi" w:cstheme="minorHAnsi"/>
            <w:color w:val="006699"/>
            <w:shd w:val="clear" w:color="auto" w:fill="FFFFFF"/>
          </w:rPr>
          <w:t>https://doi.org/10.1038/s41597-020-0455-1</w:t>
        </w:r>
      </w:hyperlink>
    </w:p>
    <w:p w14:paraId="7233E107" w14:textId="77777777" w:rsidR="00EB23E6" w:rsidRPr="0023165F" w:rsidRDefault="00EB23E6" w:rsidP="00EB23E6">
      <w:pPr>
        <w:rPr>
          <w:rFonts w:asciiTheme="minorHAnsi" w:hAnsiTheme="minorHAnsi" w:cstheme="minorHAnsi"/>
        </w:rPr>
      </w:pPr>
    </w:p>
    <w:p w14:paraId="1D8D9C3C" w14:textId="386412D9" w:rsidR="008F2F4A" w:rsidRPr="0023165F" w:rsidRDefault="008F2F4A" w:rsidP="00EB23E6">
      <w:pPr>
        <w:rPr>
          <w:rFonts w:asciiTheme="minorHAnsi" w:hAnsiTheme="minorHAnsi" w:cstheme="minorHAnsi"/>
        </w:rPr>
      </w:pPr>
      <w:r w:rsidRPr="00EB23E6">
        <w:rPr>
          <w:rFonts w:asciiTheme="minorHAnsi" w:hAnsiTheme="minorHAnsi" w:cstheme="minorHAnsi"/>
        </w:rPr>
        <w:t xml:space="preserve">We are primarily interested in organic compounds, including </w:t>
      </w:r>
      <w:r w:rsidRPr="0023165F">
        <w:rPr>
          <w:rFonts w:asciiTheme="minorHAnsi" w:hAnsiTheme="minorHAnsi" w:cstheme="minorHAnsi"/>
        </w:rPr>
        <w:t>pharmaceuticals, pesticides, industrial chemicals, and any other chemical likely to be found in commerce or the environment.</w:t>
      </w:r>
    </w:p>
    <w:p w14:paraId="077AB9C7" w14:textId="77777777" w:rsidR="009030CE" w:rsidRPr="009030CE" w:rsidRDefault="009030CE" w:rsidP="009030CE">
      <w:pPr>
        <w:rPr>
          <w:rFonts w:asciiTheme="minorHAnsi" w:hAnsiTheme="minorHAnsi" w:cstheme="minorHAnsi"/>
        </w:rPr>
      </w:pPr>
    </w:p>
    <w:p w14:paraId="5CAF6297" w14:textId="0A35B6E0" w:rsidR="008F2F4A" w:rsidRPr="009030CE" w:rsidRDefault="008F2F4A" w:rsidP="009030CE">
      <w:pPr>
        <w:rPr>
          <w:rStyle w:val="Hyperlink"/>
          <w:rFonts w:asciiTheme="minorHAnsi" w:hAnsiTheme="minorHAnsi" w:cstheme="minorHAnsi"/>
          <w:color w:val="0366D6"/>
        </w:rPr>
      </w:pPr>
      <w:r w:rsidRPr="009030CE">
        <w:rPr>
          <w:rFonts w:asciiTheme="minorHAnsi" w:hAnsiTheme="minorHAnsi" w:cstheme="minorHAnsi"/>
        </w:rPr>
        <w:t>PubMed ID’s (PMID) are the way we identify papers – all data and other information are linked together with the PMID’s. You can access PubMed at </w:t>
      </w:r>
      <w:hyperlink r:id="rId10" w:history="1">
        <w:r w:rsidRPr="009030CE">
          <w:rPr>
            <w:rStyle w:val="Hyperlink"/>
            <w:rFonts w:asciiTheme="minorHAnsi" w:hAnsiTheme="minorHAnsi" w:cstheme="minorHAnsi"/>
            <w:color w:val="0366D6"/>
          </w:rPr>
          <w:t>https://www.ncbi.nlm.nih.gov/pubmed</w:t>
        </w:r>
      </w:hyperlink>
    </w:p>
    <w:p w14:paraId="49B56FF7" w14:textId="77777777" w:rsidR="009030CE" w:rsidRPr="009030CE" w:rsidRDefault="009030CE" w:rsidP="009030CE">
      <w:pPr>
        <w:rPr>
          <w:rFonts w:asciiTheme="minorHAnsi" w:hAnsiTheme="minorHAnsi" w:cstheme="minorHAnsi"/>
        </w:rPr>
      </w:pPr>
    </w:p>
    <w:p w14:paraId="1E22D513" w14:textId="205080D3" w:rsidR="008F2F4A" w:rsidRPr="009030CE" w:rsidRDefault="008F2F4A" w:rsidP="007830C5">
      <w:pPr>
        <w:rPr>
          <w:rFonts w:asciiTheme="minorHAnsi" w:hAnsiTheme="minorHAnsi" w:cstheme="minorHAnsi"/>
        </w:rPr>
      </w:pPr>
      <w:r w:rsidRPr="009030CE">
        <w:rPr>
          <w:rFonts w:asciiTheme="minorHAnsi" w:hAnsiTheme="minorHAnsi" w:cstheme="minorHAnsi"/>
        </w:rPr>
        <w:t xml:space="preserve">The possible papers have been identified through keyword searches – it is always possible that a given paper does not contain </w:t>
      </w:r>
      <w:proofErr w:type="spellStart"/>
      <w:r w:rsidRPr="009030CE">
        <w:rPr>
          <w:rFonts w:asciiTheme="minorHAnsi" w:hAnsiTheme="minorHAnsi" w:cstheme="minorHAnsi"/>
        </w:rPr>
        <w:t>CvT</w:t>
      </w:r>
      <w:proofErr w:type="spellEnd"/>
      <w:r w:rsidRPr="009030CE">
        <w:rPr>
          <w:rFonts w:asciiTheme="minorHAnsi" w:hAnsiTheme="minorHAnsi" w:cstheme="minorHAnsi"/>
        </w:rPr>
        <w:t xml:space="preserve"> data. Therefore, start with Concentration vs. time values – if you can’t get </w:t>
      </w:r>
      <w:proofErr w:type="spellStart"/>
      <w:r w:rsidRPr="009030CE">
        <w:rPr>
          <w:rFonts w:asciiTheme="minorHAnsi" w:hAnsiTheme="minorHAnsi" w:cstheme="minorHAnsi"/>
        </w:rPr>
        <w:t>CvT</w:t>
      </w:r>
      <w:proofErr w:type="spellEnd"/>
      <w:r w:rsidRPr="009030CE">
        <w:rPr>
          <w:rFonts w:asciiTheme="minorHAnsi" w:hAnsiTheme="minorHAnsi" w:cstheme="minorHAnsi"/>
        </w:rPr>
        <w:t xml:space="preserve"> data </w:t>
      </w:r>
      <w:r w:rsidR="009030CE" w:rsidRPr="009030CE">
        <w:rPr>
          <w:rFonts w:asciiTheme="minorHAnsi" w:hAnsiTheme="minorHAnsi" w:cstheme="minorHAnsi"/>
        </w:rPr>
        <w:t xml:space="preserve">then we do not need </w:t>
      </w:r>
      <w:r w:rsidRPr="009030CE">
        <w:rPr>
          <w:rFonts w:asciiTheme="minorHAnsi" w:hAnsiTheme="minorHAnsi" w:cstheme="minorHAnsi"/>
        </w:rPr>
        <w:t>the meta data</w:t>
      </w:r>
      <w:r w:rsidR="009030CE" w:rsidRPr="009030CE">
        <w:rPr>
          <w:rFonts w:asciiTheme="minorHAnsi" w:hAnsiTheme="minorHAnsi" w:cstheme="minorHAnsi"/>
        </w:rPr>
        <w:t xml:space="preserve"> describing the experiments</w:t>
      </w:r>
      <w:r w:rsidRPr="009030CE">
        <w:rPr>
          <w:rFonts w:asciiTheme="minorHAnsi" w:hAnsiTheme="minorHAnsi" w:cstheme="minorHAnsi"/>
        </w:rPr>
        <w:t xml:space="preserve"> We only care about papers that have extractable concentration vs. time data. </w:t>
      </w:r>
      <w:r w:rsidR="009030CE" w:rsidRPr="009030CE">
        <w:rPr>
          <w:rFonts w:asciiTheme="minorHAnsi" w:hAnsiTheme="minorHAnsi" w:cstheme="minorHAnsi"/>
        </w:rPr>
        <w:t xml:space="preserve">This data could </w:t>
      </w:r>
      <w:r w:rsidRPr="009030CE">
        <w:rPr>
          <w:rFonts w:asciiTheme="minorHAnsi" w:hAnsiTheme="minorHAnsi" w:cstheme="minorHAnsi"/>
        </w:rPr>
        <w:t>be multiple series on one graph (different doses, genders, etc.)</w:t>
      </w:r>
      <w:r w:rsidR="009030CE" w:rsidRPr="009030CE">
        <w:rPr>
          <w:rFonts w:asciiTheme="minorHAnsi" w:hAnsiTheme="minorHAnsi" w:cstheme="minorHAnsi"/>
        </w:rPr>
        <w:t xml:space="preserve"> or different graphs, tables, and/or supplemental material.</w:t>
      </w:r>
    </w:p>
    <w:p w14:paraId="6EC3D779" w14:textId="77777777" w:rsidR="007830C5" w:rsidRPr="009030CE" w:rsidRDefault="007830C5" w:rsidP="007830C5">
      <w:pPr>
        <w:rPr>
          <w:rFonts w:asciiTheme="minorHAnsi" w:hAnsiTheme="minorHAnsi" w:cstheme="minorHAnsi"/>
        </w:rPr>
      </w:pPr>
    </w:p>
    <w:p w14:paraId="3954FC5D" w14:textId="372D7BF9" w:rsidR="008F2F4A" w:rsidRPr="009030CE" w:rsidRDefault="009030CE" w:rsidP="007830C5">
      <w:pPr>
        <w:rPr>
          <w:rFonts w:asciiTheme="minorHAnsi" w:hAnsiTheme="minorHAnsi" w:cstheme="minorHAnsi"/>
        </w:rPr>
      </w:pPr>
      <w:r w:rsidRPr="009030CE">
        <w:rPr>
          <w:rFonts w:asciiTheme="minorHAnsi" w:hAnsiTheme="minorHAnsi" w:cstheme="minorHAnsi"/>
        </w:rPr>
        <w:t>There are t</w:t>
      </w:r>
      <w:r w:rsidR="008F2F4A" w:rsidRPr="009030CE">
        <w:rPr>
          <w:rFonts w:asciiTheme="minorHAnsi" w:hAnsiTheme="minorHAnsi" w:cstheme="minorHAnsi"/>
        </w:rPr>
        <w:t>hree ways to get the data</w:t>
      </w:r>
      <w:r>
        <w:rPr>
          <w:rFonts w:asciiTheme="minorHAnsi" w:hAnsiTheme="minorHAnsi" w:cstheme="minorHAnsi"/>
        </w:rPr>
        <w:t>:</w:t>
      </w:r>
    </w:p>
    <w:p w14:paraId="0C625A0C" w14:textId="77777777"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Table in paper</w:t>
      </w:r>
    </w:p>
    <w:p w14:paraId="3425452B" w14:textId="77777777"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Supplemental material</w:t>
      </w:r>
    </w:p>
    <w:p w14:paraId="14DB4F0D" w14:textId="02D9D803"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Extract from graph in paper (</w:t>
      </w:r>
      <w:r w:rsidR="009030CE" w:rsidRPr="009030CE">
        <w:rPr>
          <w:rFonts w:asciiTheme="minorHAnsi" w:hAnsiTheme="minorHAnsi" w:cstheme="minorHAnsi"/>
        </w:rPr>
        <w:t xml:space="preserve">with </w:t>
      </w:r>
      <w:hyperlink r:id="rId11" w:history="1">
        <w:proofErr w:type="spellStart"/>
        <w:r w:rsidRPr="009030CE">
          <w:rPr>
            <w:rStyle w:val="Hyperlink"/>
            <w:rFonts w:asciiTheme="minorHAnsi" w:hAnsiTheme="minorHAnsi" w:cstheme="minorHAnsi"/>
            <w:color w:val="0366D6"/>
          </w:rPr>
          <w:t>WebPlotDigitizer</w:t>
        </w:r>
        <w:proofErr w:type="spellEnd"/>
      </w:hyperlink>
      <w:r w:rsidRPr="009030CE">
        <w:rPr>
          <w:rFonts w:asciiTheme="minorHAnsi" w:hAnsiTheme="minorHAnsi" w:cstheme="minorHAnsi"/>
        </w:rPr>
        <w:t>)</w:t>
      </w:r>
    </w:p>
    <w:p w14:paraId="604D7CA5" w14:textId="77777777" w:rsidR="009030CE" w:rsidRPr="009030CE" w:rsidRDefault="009030CE" w:rsidP="007830C5">
      <w:pPr>
        <w:rPr>
          <w:rFonts w:asciiTheme="minorHAnsi" w:hAnsiTheme="minorHAnsi" w:cstheme="minorHAnsi"/>
        </w:rPr>
      </w:pPr>
    </w:p>
    <w:p w14:paraId="3C7463B0" w14:textId="2B26F3C8" w:rsidR="008F2F4A" w:rsidRDefault="008F2F4A" w:rsidP="007830C5">
      <w:pPr>
        <w:rPr>
          <w:rFonts w:asciiTheme="minorHAnsi" w:hAnsiTheme="minorHAnsi" w:cstheme="minorHAnsi"/>
        </w:rPr>
      </w:pPr>
      <w:r w:rsidRPr="009030CE">
        <w:rPr>
          <w:rFonts w:asciiTheme="minorHAnsi" w:hAnsiTheme="minorHAnsi" w:cstheme="minorHAnsi"/>
        </w:rPr>
        <w:t xml:space="preserve">To keep things </w:t>
      </w:r>
      <w:r w:rsidR="009030CE" w:rsidRPr="009030CE">
        <w:rPr>
          <w:rFonts w:asciiTheme="minorHAnsi" w:hAnsiTheme="minorHAnsi" w:cstheme="minorHAnsi"/>
        </w:rPr>
        <w:t>simple,</w:t>
      </w:r>
      <w:r w:rsidRPr="009030CE">
        <w:rPr>
          <w:rFonts w:asciiTheme="minorHAnsi" w:hAnsiTheme="minorHAnsi" w:cstheme="minorHAnsi"/>
        </w:rPr>
        <w:t xml:space="preserve"> we currently </w:t>
      </w:r>
      <w:r w:rsidR="009030CE">
        <w:rPr>
          <w:rFonts w:asciiTheme="minorHAnsi" w:hAnsiTheme="minorHAnsi" w:cstheme="minorHAnsi"/>
        </w:rPr>
        <w:t>create</w:t>
      </w:r>
      <w:r w:rsidRPr="009030CE">
        <w:rPr>
          <w:rFonts w:asciiTheme="minorHAnsi" w:hAnsiTheme="minorHAnsi" w:cstheme="minorHAnsi"/>
        </w:rPr>
        <w:t xml:space="preserve"> one template file per article.</w:t>
      </w:r>
    </w:p>
    <w:p w14:paraId="161E37CF" w14:textId="77777777" w:rsidR="009030CE" w:rsidRPr="009030CE" w:rsidRDefault="009030CE" w:rsidP="007830C5">
      <w:pPr>
        <w:rPr>
          <w:rFonts w:asciiTheme="minorHAnsi" w:hAnsiTheme="minorHAnsi" w:cstheme="minorHAnsi"/>
        </w:rPr>
      </w:pPr>
    </w:p>
    <w:p w14:paraId="00F34763" w14:textId="77777777" w:rsidR="00A8722B" w:rsidRDefault="00A8722B">
      <w:pPr>
        <w:spacing w:after="160" w:line="259" w:lineRule="auto"/>
        <w:rPr>
          <w:rFonts w:asciiTheme="majorHAnsi" w:eastAsiaTheme="majorEastAsia" w:hAnsiTheme="majorHAnsi" w:cstheme="majorBidi"/>
          <w:color w:val="2F5496" w:themeColor="accent1" w:themeShade="BF"/>
          <w:sz w:val="26"/>
          <w:szCs w:val="26"/>
        </w:rPr>
      </w:pPr>
      <w:r>
        <w:br w:type="page"/>
      </w:r>
    </w:p>
    <w:p w14:paraId="58213918" w14:textId="75D4D4C4" w:rsidR="008F2F4A" w:rsidRDefault="008F2F4A" w:rsidP="009030CE">
      <w:pPr>
        <w:pStyle w:val="Heading2"/>
      </w:pPr>
      <w:r w:rsidRPr="009030CE">
        <w:lastRenderedPageBreak/>
        <w:t>Curation Process</w:t>
      </w:r>
    </w:p>
    <w:p w14:paraId="3C2D6772" w14:textId="6A92C1D9" w:rsidR="009030CE" w:rsidRDefault="009030CE" w:rsidP="009030CE"/>
    <w:p w14:paraId="1B239779" w14:textId="6001EBF3" w:rsidR="003E32D6" w:rsidRDefault="003E32D6" w:rsidP="009030CE">
      <w:r>
        <w:t xml:space="preserve">Visit the </w:t>
      </w:r>
      <w:proofErr w:type="spellStart"/>
      <w:r>
        <w:t>CvTdb</w:t>
      </w:r>
      <w:proofErr w:type="spellEnd"/>
      <w:r>
        <w:t xml:space="preserve"> Data Curation spreadsheet:</w:t>
      </w:r>
    </w:p>
    <w:p w14:paraId="192D0438" w14:textId="77777777" w:rsidR="003E32D6" w:rsidRPr="009030CE" w:rsidRDefault="008A711F" w:rsidP="003E32D6">
      <w:pPr>
        <w:rPr>
          <w:rFonts w:asciiTheme="minorHAnsi" w:hAnsiTheme="minorHAnsi" w:cstheme="minorHAnsi"/>
        </w:rPr>
      </w:pPr>
      <w:hyperlink r:id="rId12" w:history="1">
        <w:r w:rsidR="003E32D6" w:rsidRPr="009030CE">
          <w:rPr>
            <w:rStyle w:val="Hyperlink"/>
            <w:rFonts w:asciiTheme="minorHAnsi" w:hAnsiTheme="minorHAnsi" w:cstheme="minorHAnsi"/>
          </w:rPr>
          <w:t>https://docs.google.com/spreadsheets/d/1Uzxw7p_6zlNehtGJlBP-AkTWvydFvt9CeCTtwyeewvE/edit?usp=sharing</w:t>
        </w:r>
      </w:hyperlink>
    </w:p>
    <w:p w14:paraId="44C5B1A7" w14:textId="77777777" w:rsidR="003E32D6" w:rsidRPr="009030CE" w:rsidRDefault="003E32D6" w:rsidP="009030CE"/>
    <w:p w14:paraId="16A70B19" w14:textId="77777777" w:rsidR="003E32D6" w:rsidRPr="009030CE" w:rsidRDefault="003E32D6" w:rsidP="003E32D6">
      <w:pPr>
        <w:rPr>
          <w:rFonts w:asciiTheme="minorHAnsi" w:hAnsiTheme="minorHAnsi" w:cstheme="minorHAnsi"/>
        </w:rPr>
      </w:pPr>
      <w:r w:rsidRPr="009030CE">
        <w:rPr>
          <w:rFonts w:asciiTheme="minorHAnsi" w:hAnsiTheme="minorHAnsi" w:cstheme="minorHAnsi"/>
        </w:rPr>
        <w:t>We</w:t>
      </w:r>
      <w:r>
        <w:rPr>
          <w:rFonts w:asciiTheme="minorHAnsi" w:hAnsiTheme="minorHAnsi" w:cstheme="minorHAnsi"/>
        </w:rPr>
        <w:t xml:space="preserve"> hope to</w:t>
      </w:r>
      <w:r w:rsidRPr="009030CE">
        <w:rPr>
          <w:rFonts w:asciiTheme="minorHAnsi" w:hAnsiTheme="minorHAnsi" w:cstheme="minorHAnsi"/>
        </w:rPr>
        <w:t xml:space="preserve"> provide most of the necessary links at the top of the curation spreadsheet. When you click on them, they do not immediately open in a web-browser. You can use CTRL-C to copy and CRTL-V to paste the link into a web browser, or click the little button to open URL in browser (it's a small square with an arrow pointing to the upper right)</w:t>
      </w:r>
    </w:p>
    <w:p w14:paraId="51DC9759" w14:textId="77777777" w:rsidR="003E32D6" w:rsidRDefault="003E32D6" w:rsidP="007830C5">
      <w:pPr>
        <w:rPr>
          <w:rFonts w:asciiTheme="minorHAnsi" w:hAnsiTheme="minorHAnsi" w:cstheme="minorHAnsi"/>
        </w:rPr>
      </w:pPr>
    </w:p>
    <w:p w14:paraId="722A941E" w14:textId="565D3C3B" w:rsidR="008F2F4A" w:rsidRPr="009030CE" w:rsidRDefault="009030CE" w:rsidP="007830C5">
      <w:pPr>
        <w:rPr>
          <w:rFonts w:asciiTheme="minorHAnsi" w:hAnsiTheme="minorHAnsi" w:cstheme="minorHAnsi"/>
        </w:rPr>
      </w:pPr>
      <w:r>
        <w:rPr>
          <w:rFonts w:asciiTheme="minorHAnsi" w:hAnsiTheme="minorHAnsi" w:cstheme="minorHAnsi"/>
        </w:rPr>
        <w:t>Select a paper by typing in your name</w:t>
      </w:r>
      <w:r w:rsidR="008F2F4A" w:rsidRPr="009030CE">
        <w:rPr>
          <w:rFonts w:asciiTheme="minorHAnsi" w:hAnsiTheme="minorHAnsi" w:cstheme="minorHAnsi"/>
        </w:rPr>
        <w:t xml:space="preserve"> </w:t>
      </w:r>
      <w:r w:rsidR="003E32D6">
        <w:rPr>
          <w:rFonts w:asciiTheme="minorHAnsi" w:hAnsiTheme="minorHAnsi" w:cstheme="minorHAnsi"/>
        </w:rPr>
        <w:t>in the “Curator 1” or “Curator 2” column and look up the paper for the PMID on that row.  (</w:t>
      </w:r>
      <w:r w:rsidR="008F2F4A" w:rsidRPr="009030CE">
        <w:rPr>
          <w:rFonts w:asciiTheme="minorHAnsi" w:hAnsiTheme="minorHAnsi" w:cstheme="minorHAnsi"/>
        </w:rPr>
        <w:t xml:space="preserve">Our </w:t>
      </w:r>
      <w:r w:rsidRPr="009030CE">
        <w:rPr>
          <w:rFonts w:asciiTheme="minorHAnsi" w:hAnsiTheme="minorHAnsi" w:cstheme="minorHAnsi"/>
        </w:rPr>
        <w:t>long-range</w:t>
      </w:r>
      <w:r w:rsidR="008F2F4A" w:rsidRPr="009030CE">
        <w:rPr>
          <w:rFonts w:asciiTheme="minorHAnsi" w:hAnsiTheme="minorHAnsi" w:cstheme="minorHAnsi"/>
        </w:rPr>
        <w:t xml:space="preserve"> goal is to have each paper separately reviewed twice.</w:t>
      </w:r>
      <w:r w:rsidR="003E32D6">
        <w:rPr>
          <w:rFonts w:asciiTheme="minorHAnsi" w:hAnsiTheme="minorHAnsi" w:cstheme="minorHAnsi"/>
        </w:rPr>
        <w:t>)</w:t>
      </w:r>
    </w:p>
    <w:p w14:paraId="668143FF" w14:textId="77777777" w:rsidR="008F2F4A" w:rsidRPr="009030CE" w:rsidRDefault="008F2F4A" w:rsidP="007830C5">
      <w:pPr>
        <w:rPr>
          <w:rFonts w:asciiTheme="minorHAnsi" w:hAnsiTheme="minorHAnsi" w:cstheme="minorHAnsi"/>
        </w:rPr>
      </w:pPr>
    </w:p>
    <w:p w14:paraId="35C96488" w14:textId="77777777" w:rsidR="003E32D6" w:rsidRDefault="008F2F4A" w:rsidP="007830C5">
      <w:r>
        <w:t xml:space="preserve">Obtain the PDF corresponding to the PMID. </w:t>
      </w:r>
    </w:p>
    <w:p w14:paraId="69124A40" w14:textId="77777777" w:rsidR="003E32D6" w:rsidRDefault="003E32D6" w:rsidP="007830C5"/>
    <w:p w14:paraId="6F68076E" w14:textId="0A228343" w:rsidR="008F2F4A" w:rsidRDefault="009030CE" w:rsidP="007830C5">
      <w:r>
        <w:t>Priority</w:t>
      </w:r>
      <w:r w:rsidR="008F2F4A">
        <w:t xml:space="preserve"> PDFs are located here:</w:t>
      </w:r>
    </w:p>
    <w:p w14:paraId="04F1F5A2" w14:textId="77777777" w:rsidR="008F2F4A" w:rsidRDefault="008A711F" w:rsidP="007830C5">
      <w:hyperlink r:id="rId13" w:history="1">
        <w:r w:rsidR="008F2F4A">
          <w:rPr>
            <w:rStyle w:val="Hyperlink"/>
          </w:rPr>
          <w:t>https://www.dropbox.com/sh/o2mt6l3te45fko6/AABsqWSagygml8In-8PEx-2ca?dl=0</w:t>
        </w:r>
      </w:hyperlink>
    </w:p>
    <w:p w14:paraId="51690644" w14:textId="77777777" w:rsidR="008F2F4A" w:rsidRDefault="008F2F4A" w:rsidP="007830C5"/>
    <w:p w14:paraId="4522444E" w14:textId="77777777" w:rsidR="008F2F4A" w:rsidRDefault="008F2F4A" w:rsidP="007830C5">
      <w:r>
        <w:t>An EndNote library file with many more PDF's is here:</w:t>
      </w:r>
    </w:p>
    <w:p w14:paraId="4EA349DD" w14:textId="77777777" w:rsidR="008F2F4A" w:rsidRDefault="008A711F" w:rsidP="007830C5">
      <w:hyperlink r:id="rId14" w:history="1">
        <w:r w:rsidR="008F2F4A">
          <w:rPr>
            <w:rStyle w:val="Hyperlink"/>
          </w:rPr>
          <w:t>https://usepa-my.sharepoint.com/:f:/g/personal/beeker_jonathan_epa_gov/EqkrXI5MLtVAq8E8j7v-HIgBpcTCAC79ji7nW4D4eItA-g?e=79hxr0</w:t>
        </w:r>
      </w:hyperlink>
    </w:p>
    <w:p w14:paraId="695581D8" w14:textId="77777777" w:rsidR="008F2F4A" w:rsidRDefault="008F2F4A" w:rsidP="007830C5"/>
    <w:p w14:paraId="10631E27" w14:textId="07F48167" w:rsidR="008F2F4A" w:rsidRDefault="008F2F4A" w:rsidP="007830C5">
      <w:r>
        <w:t xml:space="preserve">Ascertain if there is extractable </w:t>
      </w:r>
      <w:proofErr w:type="spellStart"/>
      <w:r>
        <w:t>CvT</w:t>
      </w:r>
      <w:proofErr w:type="spellEnd"/>
      <w:r>
        <w:t xml:space="preserve"> data in the paper. All the PMIDs were identified by searches that may not always find useful papers. I</w:t>
      </w:r>
      <w:r w:rsidR="009030CE">
        <w:t>f</w:t>
      </w:r>
      <w:r>
        <w:t xml:space="preserve"> the paper is not useful, mention that in the note </w:t>
      </w:r>
      <w:r w:rsidR="003E32D6">
        <w:t>and mark it as done.</w:t>
      </w:r>
    </w:p>
    <w:p w14:paraId="666EBE20" w14:textId="77777777" w:rsidR="009030CE" w:rsidRDefault="009030CE" w:rsidP="007830C5"/>
    <w:p w14:paraId="45887A1C" w14:textId="6932A3F7" w:rsidR="008F2F4A" w:rsidRDefault="008F2F4A" w:rsidP="007830C5">
      <w:r>
        <w:t>I</w:t>
      </w:r>
      <w:r w:rsidR="009030CE">
        <w:t>f</w:t>
      </w:r>
      <w:r>
        <w:t xml:space="preserve"> the </w:t>
      </w:r>
      <w:proofErr w:type="spellStart"/>
      <w:r>
        <w:t>CvT</w:t>
      </w:r>
      <w:proofErr w:type="spellEnd"/>
      <w:r>
        <w:t xml:space="preserve"> data is present in table in the paper,</w:t>
      </w:r>
      <w:r w:rsidR="009030CE">
        <w:t xml:space="preserve"> then</w:t>
      </w:r>
      <w:r>
        <w:t xml:space="preserve"> great! If the data is in supplemental information, try to obtain the supplemental information. You can only access most journals when connected to the VPN. You can always email Chris, John, or use the Inter-Library loan if you can't access the paper:</w:t>
      </w:r>
    </w:p>
    <w:p w14:paraId="1FC16A00" w14:textId="77777777" w:rsidR="008F2F4A" w:rsidRDefault="008A711F" w:rsidP="007830C5">
      <w:hyperlink r:id="rId15" w:history="1">
        <w:r w:rsidR="008F2F4A">
          <w:rPr>
            <w:rStyle w:val="Hyperlink"/>
          </w:rPr>
          <w:t>https://epa.illiad.oclc.org/illiad/</w:t>
        </w:r>
      </w:hyperlink>
    </w:p>
    <w:p w14:paraId="5A0C5611" w14:textId="77777777" w:rsidR="008F2F4A" w:rsidRDefault="008F2F4A" w:rsidP="007830C5"/>
    <w:p w14:paraId="264EC2BD" w14:textId="32DFF324" w:rsidR="008F2F4A" w:rsidRDefault="008F2F4A" w:rsidP="007830C5">
      <w:r>
        <w:t>If the data is only available in graphs, it's still a useful paper</w:t>
      </w:r>
      <w:r w:rsidR="009030CE">
        <w:t xml:space="preserve">, we just have to use </w:t>
      </w:r>
      <w:hyperlink r:id="rId16" w:history="1">
        <w:r w:rsidR="009030CE" w:rsidRPr="009030CE">
          <w:rPr>
            <w:rStyle w:val="Hyperlink"/>
            <w:rFonts w:asciiTheme="minorHAnsi" w:hAnsiTheme="minorHAnsi" w:cstheme="minorHAnsi"/>
            <w:color w:val="0366D6"/>
          </w:rPr>
          <w:t>WebPlotDigitizer</w:t>
        </w:r>
      </w:hyperlink>
      <w:r w:rsidR="009030CE">
        <w:rPr>
          <w:rFonts w:asciiTheme="minorHAnsi" w:hAnsiTheme="minorHAnsi" w:cstheme="minorHAnsi"/>
        </w:rPr>
        <w:t xml:space="preserve"> to extract the data.</w:t>
      </w:r>
      <w:r w:rsidR="003E32D6">
        <w:rPr>
          <w:rFonts w:asciiTheme="minorHAnsi" w:hAnsiTheme="minorHAnsi" w:cstheme="minorHAnsi"/>
        </w:rPr>
        <w:t xml:space="preserve"> Follow this link: </w:t>
      </w:r>
      <w:hyperlink r:id="rId17" w:history="1">
        <w:r w:rsidR="003E32D6">
          <w:rPr>
            <w:rStyle w:val="Hyperlink"/>
            <w:rFonts w:asciiTheme="minorHAnsi" w:hAnsiTheme="minorHAnsi" w:cstheme="minorHAnsi"/>
            <w:color w:val="0366D6"/>
          </w:rPr>
          <w:t>https://automeris.io/WebPlotDigitizer/</w:t>
        </w:r>
      </w:hyperlink>
    </w:p>
    <w:p w14:paraId="36918A1A" w14:textId="77777777" w:rsidR="008F2F4A" w:rsidRDefault="008F2F4A" w:rsidP="007830C5"/>
    <w:p w14:paraId="54140BF6" w14:textId="555AA98E" w:rsidR="008F2F4A" w:rsidRDefault="008F2F4A" w:rsidP="007830C5">
      <w:r>
        <w:t xml:space="preserve">Whatever the form of the </w:t>
      </w:r>
      <w:proofErr w:type="spellStart"/>
      <w:r>
        <w:t>CvT</w:t>
      </w:r>
      <w:proofErr w:type="spellEnd"/>
      <w:r>
        <w:t xml:space="preserve"> data, if it's present, then you need to fill out a </w:t>
      </w:r>
      <w:proofErr w:type="spellStart"/>
      <w:r>
        <w:t>CvT</w:t>
      </w:r>
      <w:proofErr w:type="spellEnd"/>
      <w:r>
        <w:t xml:space="preserve"> </w:t>
      </w:r>
      <w:r w:rsidR="009030CE">
        <w:t xml:space="preserve">data </w:t>
      </w:r>
      <w:r>
        <w:t>template</w:t>
      </w:r>
      <w:r w:rsidR="009030CE">
        <w:t xml:space="preserve"> </w:t>
      </w:r>
      <w:r w:rsidR="009030CE" w:rsidRPr="009030CE">
        <w:rPr>
          <w:rFonts w:asciiTheme="minorHAnsi" w:hAnsiTheme="minorHAnsi" w:cstheme="minorHAnsi"/>
        </w:rPr>
        <w:t>(which is an Excel workbook)</w:t>
      </w:r>
      <w:r>
        <w:t>.</w:t>
      </w:r>
      <w:r w:rsidR="009030CE">
        <w:t xml:space="preserve"> </w:t>
      </w:r>
    </w:p>
    <w:p w14:paraId="5D0D8E4B" w14:textId="77777777" w:rsidR="00A8722B" w:rsidRDefault="00A8722B">
      <w:pPr>
        <w:spacing w:after="160" w:line="259" w:lineRule="auto"/>
        <w:rPr>
          <w:rFonts w:eastAsia="Times New Roman"/>
          <w:b/>
          <w:bCs/>
          <w:sz w:val="27"/>
          <w:szCs w:val="27"/>
        </w:rPr>
      </w:pPr>
      <w:r>
        <w:br w:type="page"/>
      </w:r>
    </w:p>
    <w:p w14:paraId="06E6A714" w14:textId="10064EE6" w:rsidR="009030CE" w:rsidRDefault="009030CE" w:rsidP="009030CE">
      <w:pPr>
        <w:pStyle w:val="Heading3"/>
      </w:pPr>
      <w:r>
        <w:lastRenderedPageBreak/>
        <w:t xml:space="preserve">Downloading the </w:t>
      </w:r>
      <w:proofErr w:type="spellStart"/>
      <w:r>
        <w:t>CvT</w:t>
      </w:r>
      <w:proofErr w:type="spellEnd"/>
      <w:r>
        <w:t xml:space="preserve"> Data Template</w:t>
      </w:r>
    </w:p>
    <w:p w14:paraId="734F8EBD" w14:textId="77777777" w:rsidR="009030CE" w:rsidRPr="009030CE" w:rsidRDefault="008A711F" w:rsidP="009030CE">
      <w:pPr>
        <w:rPr>
          <w:b/>
          <w:bCs/>
        </w:rPr>
      </w:pPr>
      <w:hyperlink r:id="rId18" w:history="1">
        <w:r w:rsidR="009030CE" w:rsidRPr="009030CE">
          <w:rPr>
            <w:rStyle w:val="Hyperlink"/>
            <w:b/>
            <w:bCs/>
          </w:rPr>
          <w:t>https://github.com/USEPA/CompTox-PK-CvTdb/blob/master/CvT_data_template_articles.xlsx</w:t>
        </w:r>
      </w:hyperlink>
    </w:p>
    <w:p w14:paraId="2F21AC99" w14:textId="77777777" w:rsidR="009030CE" w:rsidRDefault="009030CE" w:rsidP="007830C5"/>
    <w:p w14:paraId="55444DD8" w14:textId="51D8A96C" w:rsidR="009030CE" w:rsidRDefault="009030CE" w:rsidP="009030CE">
      <w:pPr>
        <w:pStyle w:val="ListParagraph"/>
        <w:numPr>
          <w:ilvl w:val="0"/>
          <w:numId w:val="3"/>
        </w:numPr>
      </w:pPr>
      <w:r>
        <w:t xml:space="preserve">From the Curation </w:t>
      </w:r>
      <w:r w:rsidR="008F2F4A">
        <w:t xml:space="preserve">Click </w:t>
      </w:r>
      <w:r>
        <w:t xml:space="preserve">the small </w:t>
      </w:r>
      <w:r w:rsidR="008F2F4A">
        <w:t xml:space="preserve">button to open </w:t>
      </w:r>
      <w:r>
        <w:t xml:space="preserve">a </w:t>
      </w:r>
      <w:r w:rsidR="008F2F4A">
        <w:t>URL in browser (it's a small square with an arrow pointing to the upper right)</w:t>
      </w:r>
      <w:r>
        <w:t xml:space="preserve">. </w:t>
      </w:r>
    </w:p>
    <w:p w14:paraId="660F540C" w14:textId="386B31D5" w:rsidR="008F2F4A" w:rsidRDefault="008F2F4A" w:rsidP="009030CE">
      <w:pPr>
        <w:pStyle w:val="ListParagraph"/>
        <w:numPr>
          <w:ilvl w:val="0"/>
          <w:numId w:val="3"/>
        </w:numPr>
      </w:pPr>
      <w:r>
        <w:t>On the GitHub page for the template click the Download button (it's on the lower right next to History)</w:t>
      </w:r>
    </w:p>
    <w:p w14:paraId="7518458B" w14:textId="0D156100" w:rsidR="008F2F4A" w:rsidRDefault="008F2F4A" w:rsidP="009030CE">
      <w:pPr>
        <w:pStyle w:val="ListParagraph"/>
        <w:numPr>
          <w:ilvl w:val="0"/>
          <w:numId w:val="3"/>
        </w:numPr>
      </w:pPr>
      <w:r>
        <w:t>Save the file -- it helps to add the PMID to the file name.</w:t>
      </w:r>
    </w:p>
    <w:p w14:paraId="08370084" w14:textId="274E4537" w:rsidR="003238C7" w:rsidRDefault="003238C7" w:rsidP="003238C7"/>
    <w:p w14:paraId="0B1236FE" w14:textId="77777777" w:rsidR="00A8722B" w:rsidRDefault="00A8722B">
      <w:pPr>
        <w:spacing w:after="160" w:line="259" w:lineRule="auto"/>
        <w:rPr>
          <w:rFonts w:eastAsia="Times New Roman"/>
          <w:b/>
          <w:bCs/>
          <w:sz w:val="27"/>
          <w:szCs w:val="27"/>
        </w:rPr>
      </w:pPr>
      <w:r>
        <w:br w:type="page"/>
      </w:r>
    </w:p>
    <w:p w14:paraId="47A7DE0D" w14:textId="6C18B630" w:rsidR="003238C7" w:rsidRDefault="003238C7" w:rsidP="003238C7">
      <w:pPr>
        <w:pStyle w:val="Heading3"/>
      </w:pPr>
      <w:r>
        <w:lastRenderedPageBreak/>
        <w:t xml:space="preserve">Using </w:t>
      </w:r>
      <w:proofErr w:type="spellStart"/>
      <w:r w:rsidRPr="003E32D6">
        <w:rPr>
          <w:rFonts w:asciiTheme="minorHAnsi" w:hAnsiTheme="minorHAnsi" w:cstheme="minorHAnsi"/>
          <w:color w:val="24292E"/>
        </w:rPr>
        <w:t>WebPlotDigitizer</w:t>
      </w:r>
      <w:proofErr w:type="spellEnd"/>
      <w:r>
        <w:t xml:space="preserve"> </w:t>
      </w:r>
    </w:p>
    <w:p w14:paraId="099F72A8" w14:textId="77777777" w:rsidR="003238C7" w:rsidRDefault="003238C7" w:rsidP="003238C7">
      <w:pPr>
        <w:rPr>
          <w:rFonts w:asciiTheme="minorHAnsi" w:hAnsiTheme="minorHAnsi" w:cstheme="minorHAnsi"/>
          <w:color w:val="24292E"/>
        </w:rPr>
      </w:pPr>
      <w:proofErr w:type="spellStart"/>
      <w:r>
        <w:rPr>
          <w:rFonts w:asciiTheme="minorHAnsi" w:hAnsiTheme="minorHAnsi" w:cstheme="minorHAnsi"/>
          <w:color w:val="24292E"/>
        </w:rPr>
        <w:t>WebPlotDigitzer</w:t>
      </w:r>
      <w:proofErr w:type="spellEnd"/>
      <w:r>
        <w:rPr>
          <w:rFonts w:asciiTheme="minorHAnsi" w:hAnsiTheme="minorHAnsi" w:cstheme="minorHAnsi"/>
          <w:color w:val="24292E"/>
        </w:rPr>
        <w:t xml:space="preserve"> is data extraction software for converting graphs to x-y coordinates. We use the software to convert concentration vs. time graphs into sets of numbers where the first number (the x-axis) is time and the second number (y-axis) is concentration. You can run </w:t>
      </w:r>
      <w:proofErr w:type="spellStart"/>
      <w:r>
        <w:rPr>
          <w:rFonts w:asciiTheme="minorHAnsi" w:hAnsiTheme="minorHAnsi" w:cstheme="minorHAnsi"/>
          <w:color w:val="24292E"/>
        </w:rPr>
        <w:t>WebPlotDigitizer</w:t>
      </w:r>
      <w:proofErr w:type="spellEnd"/>
      <w:r>
        <w:rPr>
          <w:rFonts w:asciiTheme="minorHAnsi" w:hAnsiTheme="minorHAnsi" w:cstheme="minorHAnsi"/>
          <w:color w:val="24292E"/>
        </w:rPr>
        <w:t xml:space="preserve"> through your web browser or have it downloaded and installed on your computer. </w:t>
      </w:r>
      <w:proofErr w:type="spellStart"/>
      <w:r>
        <w:rPr>
          <w:rFonts w:asciiTheme="minorHAnsi" w:hAnsiTheme="minorHAnsi" w:cstheme="minorHAnsi"/>
          <w:color w:val="24292E"/>
        </w:rPr>
        <w:t>WebPlotDigitizer</w:t>
      </w:r>
      <w:proofErr w:type="spellEnd"/>
      <w:r>
        <w:rPr>
          <w:rFonts w:asciiTheme="minorHAnsi" w:hAnsiTheme="minorHAnsi" w:cstheme="minorHAnsi"/>
          <w:color w:val="24292E"/>
        </w:rPr>
        <w:t xml:space="preserve"> is available here:</w:t>
      </w:r>
    </w:p>
    <w:p w14:paraId="00C21AF6" w14:textId="01841EA2" w:rsidR="003238C7" w:rsidRDefault="008A711F" w:rsidP="003238C7">
      <w:pPr>
        <w:rPr>
          <w:rStyle w:val="Hyperlink"/>
          <w:rFonts w:asciiTheme="minorHAnsi" w:hAnsiTheme="minorHAnsi" w:cstheme="minorHAnsi"/>
          <w:color w:val="0366D6"/>
        </w:rPr>
      </w:pPr>
      <w:hyperlink r:id="rId19" w:history="1">
        <w:r w:rsidR="003238C7" w:rsidRPr="003E32D6">
          <w:rPr>
            <w:rStyle w:val="Hyperlink"/>
            <w:rFonts w:asciiTheme="minorHAnsi" w:hAnsiTheme="minorHAnsi" w:cstheme="minorHAnsi"/>
            <w:color w:val="0366D6"/>
          </w:rPr>
          <w:t>https://automeris.io/WebPlotDigitizer/</w:t>
        </w:r>
      </w:hyperlink>
    </w:p>
    <w:p w14:paraId="4B4BEAAF" w14:textId="3A77084D" w:rsidR="008408D4" w:rsidRPr="008408D4" w:rsidRDefault="008408D4" w:rsidP="008408D4">
      <w:pPr>
        <w:rPr>
          <w:rStyle w:val="Hyperlink"/>
          <w:rFonts w:asciiTheme="minorHAnsi" w:hAnsiTheme="minorHAnsi" w:cstheme="minorHAnsi"/>
          <w:color w:val="auto"/>
          <w:u w:val="none"/>
        </w:rPr>
      </w:pPr>
    </w:p>
    <w:p w14:paraId="03864BD1" w14:textId="41971845" w:rsidR="008408D4" w:rsidRPr="008408D4" w:rsidRDefault="008408D4" w:rsidP="008408D4">
      <w:pPr>
        <w:rPr>
          <w:rStyle w:val="Hyperlink"/>
          <w:rFonts w:asciiTheme="minorHAnsi" w:hAnsiTheme="minorHAnsi" w:cstheme="minorHAnsi"/>
          <w:color w:val="auto"/>
          <w:u w:val="none"/>
        </w:rPr>
      </w:pPr>
      <w:r w:rsidRPr="008408D4">
        <w:rPr>
          <w:rStyle w:val="Hyperlink"/>
          <w:rFonts w:asciiTheme="minorHAnsi" w:hAnsiTheme="minorHAnsi" w:cstheme="minorHAnsi"/>
          <w:color w:val="auto"/>
          <w:u w:val="none"/>
        </w:rPr>
        <w:t>Click “Launch Now” to run the web-browser version.</w:t>
      </w:r>
    </w:p>
    <w:p w14:paraId="5C8AEDA0" w14:textId="77777777" w:rsidR="008408D4" w:rsidRDefault="008408D4" w:rsidP="003238C7">
      <w:pPr>
        <w:rPr>
          <w:rStyle w:val="Hyperlink"/>
          <w:rFonts w:asciiTheme="minorHAnsi" w:hAnsiTheme="minorHAnsi" w:cstheme="minorHAnsi"/>
          <w:color w:val="0366D6"/>
        </w:rPr>
      </w:pPr>
    </w:p>
    <w:p w14:paraId="01650796" w14:textId="4A252229" w:rsidR="008408D4" w:rsidRDefault="008408D4"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707CCB">
        <w:rPr>
          <w:rStyle w:val="Heading4Char"/>
          <w:rPrChange w:id="8" w:author="Wambaugh, John" w:date="2020-04-29T11:02:00Z">
            <w:rPr>
              <w:rFonts w:asciiTheme="minorHAnsi" w:hAnsiTheme="minorHAnsi" w:cstheme="minorHAnsi"/>
              <w:b/>
              <w:bCs/>
              <w:color w:val="24292E"/>
            </w:rPr>
          </w:rPrChange>
        </w:rPr>
        <w:t>Create an Image File for a Graph:</w:t>
      </w:r>
      <w:r w:rsidRPr="008408D4">
        <w:rPr>
          <w:rFonts w:asciiTheme="minorHAnsi" w:hAnsiTheme="minorHAnsi" w:cstheme="minorHAnsi"/>
          <w:b/>
          <w:bCs/>
          <w:color w:val="24292E"/>
        </w:rPr>
        <w:t xml:space="preserve"> </w:t>
      </w:r>
      <w:r w:rsidRPr="008408D4">
        <w:rPr>
          <w:rFonts w:asciiTheme="minorHAnsi" w:hAnsiTheme="minorHAnsi" w:cstheme="minorHAnsi"/>
          <w:color w:val="24292E"/>
        </w:rPr>
        <w:t>Each figure containing data must be extracted into a PNG</w:t>
      </w:r>
      <w:r>
        <w:rPr>
          <w:rFonts w:asciiTheme="minorHAnsi" w:hAnsiTheme="minorHAnsi" w:cstheme="minorHAnsi"/>
          <w:color w:val="24292E"/>
        </w:rPr>
        <w:t xml:space="preserve"> image</w:t>
      </w:r>
      <w:r w:rsidRPr="008408D4">
        <w:rPr>
          <w:rFonts w:asciiTheme="minorHAnsi" w:hAnsiTheme="minorHAnsi" w:cstheme="minorHAnsi"/>
          <w:color w:val="24292E"/>
        </w:rPr>
        <w:t xml:space="preserve"> file</w:t>
      </w:r>
      <w:r>
        <w:rPr>
          <w:rFonts w:asciiTheme="minorHAnsi" w:hAnsiTheme="minorHAnsi" w:cstheme="minorHAnsi"/>
          <w:color w:val="24292E"/>
        </w:rPr>
        <w:t xml:space="preserve"> (for example MYGRAPH.png)</w:t>
      </w:r>
      <w:r w:rsidRPr="008408D4">
        <w:rPr>
          <w:rFonts w:asciiTheme="minorHAnsi" w:hAnsiTheme="minorHAnsi" w:cstheme="minorHAnsi"/>
          <w:color w:val="24292E"/>
        </w:rPr>
        <w:t>. There are many options to do this, including pressing the “Print Screen” or “</w:t>
      </w:r>
      <w:proofErr w:type="spellStart"/>
      <w:r w:rsidRPr="008408D4">
        <w:rPr>
          <w:rFonts w:asciiTheme="minorHAnsi" w:hAnsiTheme="minorHAnsi" w:cstheme="minorHAnsi"/>
          <w:color w:val="24292E"/>
        </w:rPr>
        <w:t>PrtScr</w:t>
      </w:r>
      <w:proofErr w:type="spellEnd"/>
      <w:r w:rsidRPr="008408D4">
        <w:rPr>
          <w:rFonts w:asciiTheme="minorHAnsi" w:hAnsiTheme="minorHAnsi" w:cstheme="minorHAnsi"/>
          <w:color w:val="24292E"/>
        </w:rPr>
        <w:t>” button on your keyboard when the graph is on the screen. However, one of the better options on Windows 10 is the "Snipping Tool"</w:t>
      </w:r>
      <w:r>
        <w:rPr>
          <w:rFonts w:asciiTheme="minorHAnsi" w:hAnsiTheme="minorHAnsi" w:cstheme="minorHAnsi"/>
          <w:color w:val="24292E"/>
        </w:rPr>
        <w:t xml:space="preserve">. See: </w:t>
      </w:r>
      <w:hyperlink r:id="rId20" w:history="1">
        <w:r>
          <w:rPr>
            <w:rStyle w:val="Hyperlink"/>
          </w:rPr>
          <w:t>https://www.howtogeek.com/207754/how-to-use-the-snipping-tool-in-windows-to-take-screenshots/</w:t>
        </w:r>
      </w:hyperlink>
      <w:r>
        <w:t xml:space="preserve"> Save the image somewhere on your computer that you can find it (like a folder named Graphs on your Desktop).</w:t>
      </w:r>
    </w:p>
    <w:p w14:paraId="53A46703" w14:textId="5522D62A" w:rsidR="008408D4" w:rsidRDefault="008408D4"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707CCB">
        <w:rPr>
          <w:rStyle w:val="Heading4Char"/>
          <w:rPrChange w:id="9" w:author="Wambaugh, John" w:date="2020-04-29T11:02:00Z">
            <w:rPr>
              <w:rFonts w:asciiTheme="minorHAnsi" w:hAnsiTheme="minorHAnsi" w:cstheme="minorHAnsi"/>
              <w:b/>
              <w:bCs/>
              <w:color w:val="24292E"/>
            </w:rPr>
          </w:rPrChange>
        </w:rPr>
        <w:t>Load the Image File into the Data Extractor:</w:t>
      </w:r>
      <w:r w:rsidRPr="008408D4">
        <w:rPr>
          <w:rFonts w:asciiTheme="minorHAnsi" w:hAnsiTheme="minorHAnsi" w:cstheme="minorHAnsi"/>
          <w:b/>
          <w:bCs/>
          <w:color w:val="24292E"/>
        </w:rPr>
        <w:t xml:space="preserve"> </w:t>
      </w:r>
      <w:r>
        <w:rPr>
          <w:rFonts w:asciiTheme="minorHAnsi" w:hAnsiTheme="minorHAnsi" w:cstheme="minorHAnsi"/>
          <w:color w:val="24292E"/>
        </w:rPr>
        <w:t xml:space="preserve">Open </w:t>
      </w:r>
      <w:proofErr w:type="spellStart"/>
      <w:r w:rsidRPr="008408D4">
        <w:rPr>
          <w:rFonts w:asciiTheme="minorHAnsi" w:hAnsiTheme="minorHAnsi" w:cstheme="minorHAnsi"/>
          <w:color w:val="24292E"/>
        </w:rPr>
        <w:t>WebPlotDigitizer</w:t>
      </w:r>
      <w:proofErr w:type="spellEnd"/>
      <w:r w:rsidRPr="008408D4">
        <w:rPr>
          <w:rFonts w:asciiTheme="minorHAnsi" w:hAnsiTheme="minorHAnsi" w:cstheme="minorHAnsi"/>
          <w:color w:val="24292E"/>
        </w:rPr>
        <w:t xml:space="preserve"> </w:t>
      </w:r>
      <w:r>
        <w:rPr>
          <w:rFonts w:asciiTheme="minorHAnsi" w:hAnsiTheme="minorHAnsi" w:cstheme="minorHAnsi"/>
          <w:color w:val="24292E"/>
        </w:rPr>
        <w:t>and the load image file using the File Menu. Go to</w:t>
      </w:r>
      <w:r w:rsidRPr="008408D4">
        <w:rPr>
          <w:rFonts w:asciiTheme="minorHAnsi" w:hAnsiTheme="minorHAnsi" w:cstheme="minorHAnsi"/>
          <w:color w:val="24292E"/>
        </w:rPr>
        <w:t xml:space="preserve"> </w:t>
      </w:r>
      <w:r>
        <w:rPr>
          <w:rFonts w:asciiTheme="minorHAnsi" w:hAnsiTheme="minorHAnsi" w:cstheme="minorHAnsi"/>
          <w:color w:val="24292E"/>
        </w:rPr>
        <w:t>“</w:t>
      </w:r>
      <w:r w:rsidRPr="008408D4">
        <w:rPr>
          <w:rFonts w:asciiTheme="minorHAnsi" w:hAnsiTheme="minorHAnsi" w:cstheme="minorHAnsi"/>
          <w:color w:val="24292E"/>
        </w:rPr>
        <w:t>File</w:t>
      </w:r>
      <w:r>
        <w:rPr>
          <w:rFonts w:asciiTheme="minorHAnsi" w:hAnsiTheme="minorHAnsi" w:cstheme="minorHAnsi"/>
          <w:color w:val="24292E"/>
        </w:rPr>
        <w:t>” then select “</w:t>
      </w:r>
      <w:r w:rsidRPr="008408D4">
        <w:rPr>
          <w:rFonts w:asciiTheme="minorHAnsi" w:hAnsiTheme="minorHAnsi" w:cstheme="minorHAnsi"/>
          <w:color w:val="24292E"/>
        </w:rPr>
        <w:t>Load Image</w:t>
      </w:r>
      <w:r>
        <w:rPr>
          <w:rFonts w:asciiTheme="minorHAnsi" w:hAnsiTheme="minorHAnsi" w:cstheme="minorHAnsi"/>
          <w:color w:val="24292E"/>
        </w:rPr>
        <w:t>”</w:t>
      </w:r>
      <w:r w:rsidRPr="008408D4">
        <w:rPr>
          <w:rFonts w:asciiTheme="minorHAnsi" w:hAnsiTheme="minorHAnsi" w:cstheme="minorHAnsi"/>
          <w:color w:val="24292E"/>
        </w:rPr>
        <w:t>.</w:t>
      </w:r>
      <w:r>
        <w:rPr>
          <w:rFonts w:asciiTheme="minorHAnsi" w:hAnsiTheme="minorHAnsi" w:cstheme="minorHAnsi"/>
          <w:color w:val="24292E"/>
        </w:rPr>
        <w:t xml:space="preserve"> Click “Choose File” and select the file you created in the previous step. Click on “Load”. You will be asked to “Choose Plot Type” -- </w:t>
      </w:r>
      <w:r w:rsidRPr="008408D4">
        <w:rPr>
          <w:rFonts w:asciiTheme="minorHAnsi" w:hAnsiTheme="minorHAnsi" w:cstheme="minorHAnsi"/>
          <w:color w:val="24292E"/>
        </w:rPr>
        <w:t xml:space="preserve">"2D (X-Y) Plot" </w:t>
      </w:r>
      <w:r>
        <w:rPr>
          <w:rFonts w:asciiTheme="minorHAnsi" w:hAnsiTheme="minorHAnsi" w:cstheme="minorHAnsi"/>
          <w:color w:val="24292E"/>
        </w:rPr>
        <w:t xml:space="preserve">is the default and you should leave it as that. </w:t>
      </w:r>
    </w:p>
    <w:p w14:paraId="462AB21A" w14:textId="77777777" w:rsidR="00E20830" w:rsidRDefault="00E20830"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707CCB">
        <w:rPr>
          <w:rStyle w:val="Heading4Char"/>
          <w:rPrChange w:id="10" w:author="Wambaugh, John" w:date="2020-04-29T11:02:00Z">
            <w:rPr>
              <w:rFonts w:asciiTheme="minorHAnsi" w:hAnsiTheme="minorHAnsi" w:cstheme="minorHAnsi"/>
              <w:b/>
              <w:bCs/>
              <w:color w:val="24292E"/>
            </w:rPr>
          </w:rPrChange>
        </w:rPr>
        <w:t>Calibrate the Axes:</w:t>
      </w:r>
      <w:r>
        <w:rPr>
          <w:rFonts w:asciiTheme="minorHAnsi" w:hAnsiTheme="minorHAnsi" w:cstheme="minorHAnsi"/>
          <w:b/>
          <w:bCs/>
          <w:color w:val="24292E"/>
        </w:rPr>
        <w:t xml:space="preserve"> </w:t>
      </w:r>
      <w:r>
        <w:rPr>
          <w:rFonts w:asciiTheme="minorHAnsi" w:hAnsiTheme="minorHAnsi" w:cstheme="minorHAnsi"/>
          <w:color w:val="24292E"/>
        </w:rPr>
        <w:t>Click on “Align Axes”. You will see these instructions:</w:t>
      </w:r>
    </w:p>
    <w:p w14:paraId="5AA569E1" w14:textId="16DBD3BA" w:rsidR="00E20830" w:rsidRDefault="00E20830" w:rsidP="00E20830">
      <w:pPr>
        <w:pStyle w:val="NormalWeb"/>
        <w:shd w:val="clear" w:color="auto" w:fill="FFFFFF"/>
        <w:spacing w:before="0" w:beforeAutospacing="0" w:after="240" w:afterAutospacing="0" w:line="276" w:lineRule="auto"/>
        <w:ind w:left="720"/>
        <w:jc w:val="center"/>
        <w:rPr>
          <w:rFonts w:asciiTheme="minorHAnsi" w:hAnsiTheme="minorHAnsi" w:cstheme="minorHAnsi"/>
          <w:color w:val="24292E"/>
        </w:rPr>
      </w:pPr>
      <w:r>
        <w:rPr>
          <w:noProof/>
        </w:rPr>
        <w:drawing>
          <wp:inline distT="0" distB="0" distL="0" distR="0" wp14:anchorId="78C5BDBC" wp14:editId="698D51DC">
            <wp:extent cx="3618946" cy="3355340"/>
            <wp:effectExtent l="19050" t="19050" r="1968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676" t="23020" r="33814" b="27236"/>
                    <a:stretch/>
                  </pic:blipFill>
                  <pic:spPr bwMode="auto">
                    <a:xfrm>
                      <a:off x="0" y="0"/>
                      <a:ext cx="3619494" cy="33558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377BC72" w14:textId="77777777" w:rsidR="00E20830" w:rsidRDefault="00E20830" w:rsidP="00E20830">
      <w:pPr>
        <w:pStyle w:val="NormalWeb"/>
        <w:shd w:val="clear" w:color="auto" w:fill="FFFFFF"/>
        <w:spacing w:before="0" w:beforeAutospacing="0" w:after="240" w:afterAutospacing="0" w:line="276" w:lineRule="auto"/>
        <w:ind w:left="720"/>
        <w:rPr>
          <w:rFonts w:asciiTheme="minorHAnsi" w:hAnsiTheme="minorHAnsi" w:cstheme="minorHAnsi"/>
          <w:color w:val="24292E"/>
        </w:rPr>
      </w:pPr>
      <w:r>
        <w:rPr>
          <w:rFonts w:asciiTheme="minorHAnsi" w:hAnsiTheme="minorHAnsi" w:cstheme="minorHAnsi"/>
          <w:color w:val="24292E"/>
        </w:rPr>
        <w:lastRenderedPageBreak/>
        <w:t>Click “Proceed” to mark two points on the x-axis first, then the y-axis. The farther apart the two points are, the better, but wherever you click, you need to be very sure what the value of the axis is at that point. C</w:t>
      </w:r>
      <w:r w:rsidR="008408D4" w:rsidRPr="008408D4">
        <w:rPr>
          <w:rFonts w:asciiTheme="minorHAnsi" w:hAnsiTheme="minorHAnsi" w:cstheme="minorHAnsi"/>
          <w:color w:val="24292E"/>
        </w:rPr>
        <w:t xml:space="preserve">lick on the necessary points on the image </w:t>
      </w:r>
      <w:r>
        <w:rPr>
          <w:rFonts w:asciiTheme="minorHAnsi" w:hAnsiTheme="minorHAnsi" w:cstheme="minorHAnsi"/>
          <w:color w:val="24292E"/>
        </w:rPr>
        <w:t>and then select</w:t>
      </w:r>
      <w:r w:rsidR="008408D4" w:rsidRPr="008408D4">
        <w:rPr>
          <w:rFonts w:asciiTheme="minorHAnsi" w:hAnsiTheme="minorHAnsi" w:cstheme="minorHAnsi"/>
          <w:color w:val="24292E"/>
        </w:rPr>
        <w:t xml:space="preserve"> "Complete" on the right side of the interface</w:t>
      </w:r>
      <w:r>
        <w:rPr>
          <w:rFonts w:asciiTheme="minorHAnsi" w:hAnsiTheme="minorHAnsi" w:cstheme="minorHAnsi"/>
          <w:color w:val="24292E"/>
        </w:rPr>
        <w:t>. You will then see this prompt:</w:t>
      </w:r>
    </w:p>
    <w:p w14:paraId="21733736" w14:textId="5C19DAFF" w:rsidR="00E20830" w:rsidRDefault="00E20830" w:rsidP="00E20830">
      <w:pPr>
        <w:pStyle w:val="NormalWeb"/>
        <w:shd w:val="clear" w:color="auto" w:fill="FFFFFF"/>
        <w:spacing w:before="0" w:beforeAutospacing="0" w:after="240" w:afterAutospacing="0" w:line="276" w:lineRule="auto"/>
        <w:ind w:left="720"/>
        <w:jc w:val="center"/>
        <w:rPr>
          <w:rFonts w:asciiTheme="minorHAnsi" w:hAnsiTheme="minorHAnsi" w:cstheme="minorHAnsi"/>
          <w:color w:val="24292E"/>
        </w:rPr>
      </w:pPr>
      <w:r>
        <w:rPr>
          <w:noProof/>
        </w:rPr>
        <w:drawing>
          <wp:inline distT="0" distB="0" distL="0" distR="0" wp14:anchorId="3148059D" wp14:editId="3B6CB0A0">
            <wp:extent cx="3657600" cy="2889504"/>
            <wp:effectExtent l="19050" t="19050" r="1905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814" t="24078" r="33974" b="33851"/>
                    <a:stretch/>
                  </pic:blipFill>
                  <pic:spPr bwMode="auto">
                    <a:xfrm>
                      <a:off x="0" y="0"/>
                      <a:ext cx="3657600" cy="288950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038190" w14:textId="751CF6EB" w:rsidR="00E20830" w:rsidRDefault="00E20830" w:rsidP="00E20830">
      <w:pPr>
        <w:pStyle w:val="NormalWeb"/>
        <w:shd w:val="clear" w:color="auto" w:fill="FFFFFF"/>
        <w:spacing w:before="0" w:beforeAutospacing="0" w:after="240" w:afterAutospacing="0" w:line="276" w:lineRule="auto"/>
        <w:ind w:left="720"/>
        <w:rPr>
          <w:ins w:id="11" w:author="Wambaugh, John" w:date="2020-04-29T11:00:00Z"/>
          <w:rFonts w:asciiTheme="minorHAnsi" w:hAnsiTheme="minorHAnsi" w:cstheme="minorHAnsi"/>
          <w:color w:val="24292E"/>
        </w:rPr>
      </w:pPr>
      <w:r>
        <w:rPr>
          <w:rFonts w:asciiTheme="minorHAnsi" w:hAnsiTheme="minorHAnsi" w:cstheme="minorHAnsi"/>
          <w:color w:val="24292E"/>
        </w:rPr>
        <w:t>I</w:t>
      </w:r>
      <w:r w:rsidR="008408D4" w:rsidRPr="008408D4">
        <w:rPr>
          <w:rFonts w:asciiTheme="minorHAnsi" w:hAnsiTheme="minorHAnsi" w:cstheme="minorHAnsi"/>
          <w:color w:val="24292E"/>
        </w:rPr>
        <w:t xml:space="preserve">nput the </w:t>
      </w:r>
      <w:r>
        <w:rPr>
          <w:rFonts w:asciiTheme="minorHAnsi" w:hAnsiTheme="minorHAnsi" w:cstheme="minorHAnsi"/>
          <w:color w:val="24292E"/>
        </w:rPr>
        <w:t xml:space="preserve">value of the </w:t>
      </w:r>
      <w:r w:rsidR="008408D4" w:rsidRPr="008408D4">
        <w:rPr>
          <w:rFonts w:asciiTheme="minorHAnsi" w:hAnsiTheme="minorHAnsi" w:cstheme="minorHAnsi"/>
          <w:color w:val="24292E"/>
        </w:rPr>
        <w:t>x</w:t>
      </w:r>
      <w:r>
        <w:rPr>
          <w:rFonts w:asciiTheme="minorHAnsi" w:hAnsiTheme="minorHAnsi" w:cstheme="minorHAnsi"/>
          <w:color w:val="24292E"/>
        </w:rPr>
        <w:t>-</w:t>
      </w:r>
      <w:r w:rsidR="008408D4" w:rsidRPr="008408D4">
        <w:rPr>
          <w:rFonts w:asciiTheme="minorHAnsi" w:hAnsiTheme="minorHAnsi" w:cstheme="minorHAnsi"/>
          <w:color w:val="24292E"/>
        </w:rPr>
        <w:t xml:space="preserve"> and y-values for th</w:t>
      </w:r>
      <w:r>
        <w:rPr>
          <w:rFonts w:asciiTheme="minorHAnsi" w:hAnsiTheme="minorHAnsi" w:cstheme="minorHAnsi"/>
          <w:color w:val="24292E"/>
        </w:rPr>
        <w:t>e points that you clicked. Then select OK.</w:t>
      </w:r>
    </w:p>
    <w:p w14:paraId="73399AD1" w14:textId="7FDC58CC" w:rsidR="00707CCB" w:rsidRDefault="00707CCB" w:rsidP="00707CCB">
      <w:pPr>
        <w:pStyle w:val="Heading4"/>
        <w:rPr>
          <w:ins w:id="12" w:author="Wambaugh, John" w:date="2020-04-29T11:00:00Z"/>
        </w:rPr>
        <w:pPrChange w:id="13" w:author="Wambaugh, John" w:date="2020-04-29T11:02:00Z">
          <w:pPr>
            <w:pStyle w:val="NormalWeb"/>
            <w:shd w:val="clear" w:color="auto" w:fill="FFFFFF"/>
            <w:spacing w:before="0" w:beforeAutospacing="0" w:after="240" w:afterAutospacing="0" w:line="276" w:lineRule="auto"/>
            <w:ind w:left="720"/>
          </w:pPr>
        </w:pPrChange>
      </w:pPr>
      <w:ins w:id="14" w:author="Wambaugh, John" w:date="2020-04-29T11:00:00Z">
        <w:r>
          <w:t>What to Do If There is a Break in the Axis</w:t>
        </w:r>
      </w:ins>
    </w:p>
    <w:p w14:paraId="594790CC" w14:textId="77777777" w:rsidR="00707CCB" w:rsidRDefault="00707CCB" w:rsidP="00707CCB">
      <w:pPr>
        <w:rPr>
          <w:ins w:id="15" w:author="Wambaugh, John" w:date="2020-04-29T11:01:00Z"/>
        </w:rPr>
      </w:pPr>
    </w:p>
    <w:p w14:paraId="4C9DD0D3" w14:textId="77777777" w:rsidR="00707CCB" w:rsidRDefault="00707CCB" w:rsidP="00707CCB">
      <w:pPr>
        <w:jc w:val="center"/>
        <w:rPr>
          <w:ins w:id="16" w:author="Wambaugh, John" w:date="2020-04-29T11:01:00Z"/>
        </w:rPr>
        <w:pPrChange w:id="17" w:author="Wambaugh, John" w:date="2020-04-29T11:01:00Z">
          <w:pPr/>
        </w:pPrChange>
      </w:pPr>
      <w:ins w:id="18" w:author="Wambaugh, John" w:date="2020-04-29T11:01:00Z">
        <w:r>
          <w:rPr>
            <w:noProof/>
          </w:rPr>
          <w:drawing>
            <wp:inline distT="0" distB="0" distL="0" distR="0" wp14:anchorId="4D081751" wp14:editId="6EC58D5B">
              <wp:extent cx="2342155" cy="231109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6639" cy="2325384"/>
                      </a:xfrm>
                      <a:prstGeom prst="rect">
                        <a:avLst/>
                      </a:prstGeom>
                    </pic:spPr>
                  </pic:pic>
                </a:graphicData>
              </a:graphic>
            </wp:inline>
          </w:drawing>
        </w:r>
      </w:ins>
    </w:p>
    <w:p w14:paraId="44A7E3A6" w14:textId="735CAC5B" w:rsidR="00707CCB" w:rsidRDefault="00707CCB" w:rsidP="00707CCB">
      <w:pPr>
        <w:rPr>
          <w:ins w:id="19" w:author="Wambaugh, John" w:date="2020-04-29T11:00:00Z"/>
        </w:rPr>
      </w:pPr>
      <w:ins w:id="20" w:author="Wambaugh, John" w:date="2020-04-29T11:00:00Z">
        <w:r>
          <w:t>When there</w:t>
        </w:r>
      </w:ins>
      <w:ins w:id="21" w:author="Wambaugh, John" w:date="2020-04-29T11:02:00Z">
        <w:r>
          <w:t xml:space="preserve"> is</w:t>
        </w:r>
      </w:ins>
      <w:ins w:id="22" w:author="Wambaugh, John" w:date="2020-04-29T11:00:00Z">
        <w:r>
          <w:t xml:space="preserve"> a break in the axis you can try two different things. In this case, since there is just one time point, </w:t>
        </w:r>
      </w:ins>
      <w:ins w:id="23" w:author="Wambaugh, John" w:date="2020-04-29T11:03:00Z">
        <w:r>
          <w:t xml:space="preserve">you </w:t>
        </w:r>
      </w:ins>
      <w:ins w:id="24" w:author="Wambaugh, John" w:date="2020-04-29T11:00:00Z">
        <w:r>
          <w:t xml:space="preserve">might just click the </w:t>
        </w:r>
        <w:proofErr w:type="gramStart"/>
        <w:r>
          <w:t>24 hour</w:t>
        </w:r>
        <w:proofErr w:type="gramEnd"/>
        <w:r>
          <w:t xml:space="preserve"> points and then edit the </w:t>
        </w:r>
        <w:r w:rsidRPr="00707CCB">
          <w:rPr>
            <w:i/>
            <w:iCs/>
            <w:rPrChange w:id="25" w:author="Wambaugh, John" w:date="2020-04-29T11:03:00Z">
              <w:rPr/>
            </w:rPrChange>
          </w:rPr>
          <w:t>x</w:t>
        </w:r>
        <w:r>
          <w:t>-values to be “24” instead of whatever the digitizer tool comes up with.</w:t>
        </w:r>
      </w:ins>
    </w:p>
    <w:p w14:paraId="77D525C0" w14:textId="77777777" w:rsidR="00707CCB" w:rsidRDefault="00707CCB" w:rsidP="00707CCB">
      <w:pPr>
        <w:rPr>
          <w:ins w:id="26" w:author="Wambaugh, John" w:date="2020-04-29T11:00:00Z"/>
        </w:rPr>
      </w:pPr>
    </w:p>
    <w:p w14:paraId="43477F99" w14:textId="3F1A7513" w:rsidR="00707CCB" w:rsidRDefault="00707CCB" w:rsidP="00707CCB">
      <w:pPr>
        <w:rPr>
          <w:ins w:id="27" w:author="Wambaugh, John" w:date="2020-04-29T11:05:00Z"/>
        </w:rPr>
      </w:pPr>
      <w:ins w:id="28" w:author="Wambaugh, John" w:date="2020-04-29T11:00:00Z">
        <w:r>
          <w:lastRenderedPageBreak/>
          <w:t xml:space="preserve">If there were many points after the break </w:t>
        </w:r>
      </w:ins>
      <w:ins w:id="29" w:author="Wambaugh, John" w:date="2020-04-29T11:04:00Z">
        <w:r>
          <w:t xml:space="preserve">then it is probably easiest to </w:t>
        </w:r>
      </w:ins>
      <w:ins w:id="30" w:author="Wambaugh, John" w:date="2020-04-29T11:00:00Z">
        <w:r>
          <w:t>digitize it twice – once for the part of the graph before the break, and once for the part after.</w:t>
        </w:r>
      </w:ins>
      <w:ins w:id="31" w:author="Wambaugh, John" w:date="2020-04-29T11:04:00Z">
        <w:r>
          <w:t xml:space="preserve"> When you calibrate the x-axis only do one par</w:t>
        </w:r>
      </w:ins>
      <w:ins w:id="32" w:author="Wambaugh, John" w:date="2020-04-29T11:05:00Z">
        <w:r>
          <w:t>t of the graph at a time. Then paste both values together into the template.</w:t>
        </w:r>
      </w:ins>
    </w:p>
    <w:p w14:paraId="750A2BDF" w14:textId="77777777" w:rsidR="00707CCB" w:rsidRDefault="00707CCB" w:rsidP="00707CCB">
      <w:pPr>
        <w:rPr>
          <w:rFonts w:asciiTheme="minorHAnsi" w:hAnsiTheme="minorHAnsi" w:cstheme="minorHAnsi"/>
          <w:color w:val="24292E"/>
        </w:rPr>
        <w:pPrChange w:id="33" w:author="Wambaugh, John" w:date="2020-04-29T11:05:00Z">
          <w:pPr>
            <w:pStyle w:val="NormalWeb"/>
            <w:shd w:val="clear" w:color="auto" w:fill="FFFFFF"/>
            <w:spacing w:before="0" w:beforeAutospacing="0" w:after="240" w:afterAutospacing="0" w:line="276" w:lineRule="auto"/>
            <w:ind w:left="720"/>
          </w:pPr>
        </w:pPrChange>
      </w:pPr>
    </w:p>
    <w:p w14:paraId="69247BA7" w14:textId="77777777" w:rsidR="00A8722B" w:rsidRPr="00A8722B" w:rsidRDefault="00E20830" w:rsidP="00A8722B">
      <w:pPr>
        <w:pStyle w:val="NormalWeb"/>
        <w:numPr>
          <w:ilvl w:val="0"/>
          <w:numId w:val="5"/>
        </w:numPr>
        <w:shd w:val="clear" w:color="auto" w:fill="FFFFFF"/>
        <w:spacing w:before="0" w:beforeAutospacing="0" w:after="240" w:afterAutospacing="0" w:line="276" w:lineRule="auto"/>
      </w:pPr>
      <w:r w:rsidRPr="00707CCB">
        <w:rPr>
          <w:rStyle w:val="Heading4Char"/>
          <w:rPrChange w:id="34" w:author="Wambaugh, John" w:date="2020-04-29T11:03:00Z">
            <w:rPr>
              <w:rFonts w:asciiTheme="minorHAnsi" w:hAnsiTheme="minorHAnsi" w:cstheme="minorHAnsi"/>
              <w:b/>
              <w:bCs/>
              <w:color w:val="24292E"/>
            </w:rPr>
          </w:rPrChange>
        </w:rPr>
        <w:t>Extract Data Series:</w:t>
      </w:r>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 xml:space="preserve">Once calibrated, the </w:t>
      </w:r>
      <w:proofErr w:type="spellStart"/>
      <w:r w:rsidRPr="00A8722B">
        <w:rPr>
          <w:rFonts w:asciiTheme="minorHAnsi" w:hAnsiTheme="minorHAnsi" w:cstheme="minorHAnsi"/>
          <w:color w:val="24292E"/>
        </w:rPr>
        <w:t>WebPlotDigitizer</w:t>
      </w:r>
      <w:proofErr w:type="spellEnd"/>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automatically create</w:t>
      </w:r>
      <w:r w:rsidRPr="00A8722B">
        <w:rPr>
          <w:rFonts w:asciiTheme="minorHAnsi" w:hAnsiTheme="minorHAnsi" w:cstheme="minorHAnsi"/>
          <w:color w:val="24292E"/>
        </w:rPr>
        <w:t>s</w:t>
      </w:r>
      <w:r w:rsidR="008408D4" w:rsidRPr="00A8722B">
        <w:rPr>
          <w:rFonts w:asciiTheme="minorHAnsi" w:hAnsiTheme="minorHAnsi" w:cstheme="minorHAnsi"/>
          <w:color w:val="24292E"/>
        </w:rPr>
        <w:t xml:space="preserve"> a default dataset. </w:t>
      </w:r>
      <w:r w:rsidRPr="00A8722B">
        <w:rPr>
          <w:rFonts w:asciiTheme="minorHAnsi" w:hAnsiTheme="minorHAnsi" w:cstheme="minorHAnsi"/>
          <w:color w:val="24292E"/>
        </w:rPr>
        <w:t xml:space="preserve">Each dataset in </w:t>
      </w:r>
      <w:proofErr w:type="spellStart"/>
      <w:r w:rsidRPr="00A8722B">
        <w:rPr>
          <w:rFonts w:asciiTheme="minorHAnsi" w:hAnsiTheme="minorHAnsi" w:cstheme="minorHAnsi"/>
          <w:color w:val="24292E"/>
        </w:rPr>
        <w:t>WebPlotDigitizer</w:t>
      </w:r>
      <w:proofErr w:type="spellEnd"/>
      <w:r w:rsidRPr="00A8722B">
        <w:rPr>
          <w:rFonts w:asciiTheme="minorHAnsi" w:hAnsiTheme="minorHAnsi" w:cstheme="minorHAnsi"/>
          <w:color w:val="24292E"/>
        </w:rPr>
        <w:t xml:space="preserve"> corresponds to a “Series” in the </w:t>
      </w:r>
      <w:proofErr w:type="spellStart"/>
      <w:r w:rsidRPr="00A8722B">
        <w:rPr>
          <w:rFonts w:asciiTheme="minorHAnsi" w:hAnsiTheme="minorHAnsi" w:cstheme="minorHAnsi"/>
          <w:color w:val="24292E"/>
        </w:rPr>
        <w:t>CvTdb</w:t>
      </w:r>
      <w:proofErr w:type="spellEnd"/>
      <w:r w:rsidRPr="00A8722B">
        <w:rPr>
          <w:rFonts w:asciiTheme="minorHAnsi" w:hAnsiTheme="minorHAnsi" w:cstheme="minorHAnsi"/>
          <w:color w:val="24292E"/>
        </w:rPr>
        <w:t xml:space="preserve">. There might be multiple series in one graph (such and males and females, or different doses). Each series should have a separate dataset in </w:t>
      </w:r>
      <w:proofErr w:type="spellStart"/>
      <w:r w:rsidRPr="00A8722B">
        <w:rPr>
          <w:rFonts w:asciiTheme="minorHAnsi" w:hAnsiTheme="minorHAnsi" w:cstheme="minorHAnsi"/>
          <w:color w:val="24292E"/>
        </w:rPr>
        <w:t>WebPlotDigitizer</w:t>
      </w:r>
      <w:proofErr w:type="spellEnd"/>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When a dataset is selected in the upper-left portion of the interface, a "Manual Extraction" panel appears on the right side of the interface with "Add Point" selected by default. This allow</w:t>
      </w:r>
      <w:r w:rsidRPr="00A8722B">
        <w:rPr>
          <w:rFonts w:asciiTheme="minorHAnsi" w:hAnsiTheme="minorHAnsi" w:cstheme="minorHAnsi"/>
          <w:color w:val="24292E"/>
        </w:rPr>
        <w:t>s</w:t>
      </w:r>
      <w:r w:rsidR="008408D4" w:rsidRPr="00A8722B">
        <w:rPr>
          <w:rFonts w:asciiTheme="minorHAnsi" w:hAnsiTheme="minorHAnsi" w:cstheme="minorHAnsi"/>
          <w:color w:val="24292E"/>
        </w:rPr>
        <w:t xml:space="preserve"> points to be added to the dataset by clicking on them in your image. These points </w:t>
      </w:r>
      <w:r w:rsidRPr="00A8722B">
        <w:rPr>
          <w:rFonts w:asciiTheme="minorHAnsi" w:hAnsiTheme="minorHAnsi" w:cstheme="minorHAnsi"/>
          <w:color w:val="24292E"/>
        </w:rPr>
        <w:t xml:space="preserve">can then be </w:t>
      </w:r>
      <w:r w:rsidR="008408D4" w:rsidRPr="00A8722B">
        <w:rPr>
          <w:rFonts w:asciiTheme="minorHAnsi" w:hAnsiTheme="minorHAnsi" w:cstheme="minorHAnsi"/>
          <w:color w:val="24292E"/>
        </w:rPr>
        <w:t xml:space="preserve">adjusted to be as close to accurate using the "Adjust Point" function and using the keyboard arrow and viewing the image in the zoomed in window in the top right corner of the interface. Once all data points for a single series </w:t>
      </w:r>
      <w:r w:rsidRPr="00A8722B">
        <w:rPr>
          <w:rFonts w:asciiTheme="minorHAnsi" w:hAnsiTheme="minorHAnsi" w:cstheme="minorHAnsi"/>
          <w:color w:val="24292E"/>
        </w:rPr>
        <w:t xml:space="preserve">are </w:t>
      </w:r>
      <w:r w:rsidR="008408D4" w:rsidRPr="00A8722B">
        <w:rPr>
          <w:rFonts w:asciiTheme="minorHAnsi" w:hAnsiTheme="minorHAnsi" w:cstheme="minorHAnsi"/>
          <w:color w:val="24292E"/>
        </w:rPr>
        <w:t xml:space="preserve">clicked and adjusted, </w:t>
      </w:r>
    </w:p>
    <w:p w14:paraId="0B5E8996" w14:textId="322D1793" w:rsidR="003238C7" w:rsidRPr="00A8722B" w:rsidRDefault="00A8722B" w:rsidP="00A8722B">
      <w:pPr>
        <w:pStyle w:val="NormalWeb"/>
        <w:numPr>
          <w:ilvl w:val="0"/>
          <w:numId w:val="5"/>
        </w:numPr>
        <w:shd w:val="clear" w:color="auto" w:fill="FFFFFF"/>
        <w:spacing w:before="0" w:beforeAutospacing="0" w:after="240" w:afterAutospacing="0" w:line="276" w:lineRule="auto"/>
      </w:pPr>
      <w:r w:rsidRPr="00707CCB">
        <w:rPr>
          <w:rStyle w:val="Heading4Char"/>
          <w:rPrChange w:id="35" w:author="Wambaugh, John" w:date="2020-04-29T11:03:00Z">
            <w:rPr>
              <w:rFonts w:asciiTheme="minorHAnsi" w:hAnsiTheme="minorHAnsi" w:cstheme="minorHAnsi"/>
              <w:b/>
              <w:bCs/>
              <w:color w:val="24292E"/>
            </w:rPr>
          </w:rPrChange>
        </w:rPr>
        <w:t xml:space="preserve">Copy Data from </w:t>
      </w:r>
      <w:proofErr w:type="spellStart"/>
      <w:r w:rsidRPr="00707CCB">
        <w:rPr>
          <w:rStyle w:val="Heading4Char"/>
          <w:rPrChange w:id="36" w:author="Wambaugh, John" w:date="2020-04-29T11:03:00Z">
            <w:rPr>
              <w:rFonts w:asciiTheme="minorHAnsi" w:hAnsiTheme="minorHAnsi" w:cstheme="minorHAnsi"/>
              <w:b/>
              <w:bCs/>
              <w:color w:val="24292E"/>
            </w:rPr>
          </w:rPrChange>
        </w:rPr>
        <w:t>WebPlotDigitizer</w:t>
      </w:r>
      <w:proofErr w:type="spellEnd"/>
      <w:r w:rsidRPr="00707CCB">
        <w:rPr>
          <w:rStyle w:val="Heading4Char"/>
          <w:rPrChange w:id="37" w:author="Wambaugh, John" w:date="2020-04-29T11:03:00Z">
            <w:rPr>
              <w:rFonts w:asciiTheme="minorHAnsi" w:hAnsiTheme="minorHAnsi" w:cstheme="minorHAnsi"/>
              <w:b/>
              <w:bCs/>
              <w:color w:val="24292E"/>
            </w:rPr>
          </w:rPrChange>
        </w:rPr>
        <w:t xml:space="preserve"> to Data Template:</w:t>
      </w:r>
      <w:r>
        <w:t xml:space="preserve"> </w:t>
      </w:r>
      <w:r w:rsidR="003238C7" w:rsidRPr="00A8722B">
        <w:t>Once you have selected an</w:t>
      </w:r>
      <w:r w:rsidR="008408D4" w:rsidRPr="00A8722B">
        <w:t>d</w:t>
      </w:r>
      <w:r w:rsidR="003238C7" w:rsidRPr="00A8722B">
        <w:t xml:space="preserve"> adjusted all the datapoints in </w:t>
      </w:r>
      <w:proofErr w:type="spellStart"/>
      <w:r w:rsidR="003238C7" w:rsidRPr="00A8722B">
        <w:t>WebPlotDigitizer</w:t>
      </w:r>
      <w:proofErr w:type="spellEnd"/>
      <w:r w:rsidR="003238C7" w:rsidRPr="00A8722B">
        <w:t>, you click “View Data” in the left panel and then “Copy to Clipboard” in the resulting pop-up</w:t>
      </w:r>
      <w:r>
        <w:t>:</w:t>
      </w:r>
    </w:p>
    <w:p w14:paraId="44D0EEB2" w14:textId="34FD8B63" w:rsidR="003238C7" w:rsidRDefault="003238C7" w:rsidP="00A8722B">
      <w:pPr>
        <w:jc w:val="center"/>
      </w:pPr>
      <w:r>
        <w:rPr>
          <w:noProof/>
        </w:rPr>
        <w:drawing>
          <wp:inline distT="0" distB="0" distL="0" distR="0" wp14:anchorId="0240041E" wp14:editId="0F004C61">
            <wp:extent cx="5486400" cy="29992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5486400" cy="2999232"/>
                    </a:xfrm>
                    <a:prstGeom prst="rect">
                      <a:avLst/>
                    </a:prstGeom>
                    <a:noFill/>
                    <a:ln>
                      <a:noFill/>
                    </a:ln>
                  </pic:spPr>
                </pic:pic>
              </a:graphicData>
            </a:graphic>
          </wp:inline>
        </w:drawing>
      </w:r>
    </w:p>
    <w:p w14:paraId="1E620D24" w14:textId="77777777" w:rsidR="003238C7" w:rsidRDefault="003238C7" w:rsidP="003238C7"/>
    <w:p w14:paraId="329ED5D3" w14:textId="77777777" w:rsidR="003238C7" w:rsidRDefault="003238C7" w:rsidP="003238C7"/>
    <w:p w14:paraId="127DDEE4" w14:textId="724C97BC" w:rsidR="003238C7" w:rsidRDefault="003238C7" w:rsidP="00A8722B">
      <w:pPr>
        <w:rPr>
          <w:rFonts w:eastAsia="Times New Roman"/>
        </w:rPr>
      </w:pPr>
      <w:r w:rsidRPr="00A8722B">
        <w:rPr>
          <w:rFonts w:eastAsia="Times New Roman"/>
        </w:rPr>
        <w:t xml:space="preserve">The content is then in your clipboard and you go back to your spreadsheet and put your cursor where the data should be then </w:t>
      </w:r>
      <w:proofErr w:type="gramStart"/>
      <w:r w:rsidRPr="00A8722B">
        <w:rPr>
          <w:rFonts w:eastAsia="Times New Roman"/>
        </w:rPr>
        <w:t>use</w:t>
      </w:r>
      <w:proofErr w:type="gramEnd"/>
      <w:r w:rsidRPr="00A8722B">
        <w:rPr>
          <w:rFonts w:eastAsia="Times New Roman"/>
        </w:rPr>
        <w:t xml:space="preserve"> the “Paste&gt;Test Import Wizard” feature.</w:t>
      </w:r>
    </w:p>
    <w:p w14:paraId="7F6604CC" w14:textId="77777777" w:rsidR="00A8722B" w:rsidRPr="00A8722B" w:rsidRDefault="00A8722B" w:rsidP="00A8722B">
      <w:pPr>
        <w:rPr>
          <w:rFonts w:eastAsia="Times New Roman"/>
        </w:rPr>
      </w:pPr>
    </w:p>
    <w:p w14:paraId="01DC7F23" w14:textId="3561C0C1" w:rsidR="003238C7" w:rsidRDefault="003238C7" w:rsidP="00A8722B">
      <w:pPr>
        <w:jc w:val="center"/>
      </w:pPr>
      <w:r>
        <w:rPr>
          <w:noProof/>
        </w:rPr>
        <w:lastRenderedPageBreak/>
        <w:drawing>
          <wp:inline distT="0" distB="0" distL="0" distR="0" wp14:anchorId="6CEA9BBB" wp14:editId="070BFF44">
            <wp:extent cx="3657600" cy="29992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3657600" cy="2999232"/>
                    </a:xfrm>
                    <a:prstGeom prst="rect">
                      <a:avLst/>
                    </a:prstGeom>
                    <a:noFill/>
                    <a:ln>
                      <a:noFill/>
                    </a:ln>
                  </pic:spPr>
                </pic:pic>
              </a:graphicData>
            </a:graphic>
          </wp:inline>
        </w:drawing>
      </w:r>
    </w:p>
    <w:p w14:paraId="03061EEF" w14:textId="77777777" w:rsidR="003238C7" w:rsidRDefault="003238C7" w:rsidP="003238C7"/>
    <w:p w14:paraId="238CC154" w14:textId="77777777" w:rsidR="00707CCB" w:rsidRDefault="00707CCB" w:rsidP="00A8722B">
      <w:pPr>
        <w:rPr>
          <w:ins w:id="38" w:author="Wambaugh, John" w:date="2020-04-29T11:03:00Z"/>
          <w:rFonts w:eastAsia="Times New Roman"/>
        </w:rPr>
      </w:pPr>
    </w:p>
    <w:p w14:paraId="1CDD79AA" w14:textId="377BCDA3" w:rsidR="003238C7" w:rsidRPr="00A8722B" w:rsidRDefault="003238C7" w:rsidP="00A8722B">
      <w:pPr>
        <w:rPr>
          <w:rFonts w:eastAsia="Times New Roman"/>
        </w:rPr>
      </w:pPr>
      <w:r w:rsidRPr="00A8722B">
        <w:rPr>
          <w:rFonts w:eastAsia="Times New Roman"/>
        </w:rPr>
        <w:t xml:space="preserve">That will take you into the wizard where you should select “Delimited”, click next, then both “comma” and “space” along with “Treat consecutive delimiters as one” and then click Finish.  </w:t>
      </w:r>
    </w:p>
    <w:p w14:paraId="77913A21" w14:textId="37591C5F" w:rsidR="003238C7" w:rsidRDefault="003238C7" w:rsidP="00A8722B">
      <w:pPr>
        <w:jc w:val="center"/>
      </w:pPr>
      <w:r>
        <w:rPr>
          <w:noProof/>
        </w:rPr>
        <w:drawing>
          <wp:inline distT="0" distB="0" distL="0" distR="0" wp14:anchorId="7F6554E9" wp14:editId="687DD875">
            <wp:extent cx="3657600" cy="2834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3657600" cy="2834640"/>
                    </a:xfrm>
                    <a:prstGeom prst="rect">
                      <a:avLst/>
                    </a:prstGeom>
                    <a:noFill/>
                    <a:ln>
                      <a:noFill/>
                    </a:ln>
                  </pic:spPr>
                </pic:pic>
              </a:graphicData>
            </a:graphic>
          </wp:inline>
        </w:drawing>
      </w:r>
    </w:p>
    <w:p w14:paraId="70A243D9" w14:textId="77777777" w:rsidR="00A8722B" w:rsidRDefault="00A8722B" w:rsidP="00A8722B">
      <w:pPr>
        <w:jc w:val="center"/>
      </w:pPr>
    </w:p>
    <w:p w14:paraId="196FF236" w14:textId="77777777" w:rsidR="003238C7" w:rsidRDefault="003238C7" w:rsidP="003238C7"/>
    <w:p w14:paraId="76ABBC95" w14:textId="08208017" w:rsidR="003238C7" w:rsidRDefault="003238C7" w:rsidP="00A8722B">
      <w:pPr>
        <w:jc w:val="center"/>
      </w:pPr>
      <w:r>
        <w:rPr>
          <w:noProof/>
        </w:rPr>
        <w:lastRenderedPageBreak/>
        <w:drawing>
          <wp:inline distT="0" distB="0" distL="0" distR="0" wp14:anchorId="6D7768DA" wp14:editId="3EE5FCBC">
            <wp:extent cx="3657600" cy="27706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3657600" cy="2770632"/>
                    </a:xfrm>
                    <a:prstGeom prst="rect">
                      <a:avLst/>
                    </a:prstGeom>
                    <a:noFill/>
                    <a:ln>
                      <a:noFill/>
                    </a:ln>
                  </pic:spPr>
                </pic:pic>
              </a:graphicData>
            </a:graphic>
          </wp:inline>
        </w:drawing>
      </w:r>
    </w:p>
    <w:p w14:paraId="356E9E76" w14:textId="77777777" w:rsidR="003238C7" w:rsidRDefault="003238C7" w:rsidP="003238C7"/>
    <w:p w14:paraId="2BFB5AF9" w14:textId="379703DC" w:rsidR="00A8722B" w:rsidDel="00707CCB" w:rsidRDefault="00A8722B">
      <w:pPr>
        <w:spacing w:after="160" w:line="259" w:lineRule="auto"/>
        <w:rPr>
          <w:del w:id="39" w:author="Wambaugh, John" w:date="2020-04-29T11:03:00Z"/>
          <w:rFonts w:eastAsia="Times New Roman"/>
        </w:rPr>
      </w:pPr>
      <w:del w:id="40" w:author="Wambaugh, John" w:date="2020-04-29T11:03:00Z">
        <w:r w:rsidDel="00707CCB">
          <w:rPr>
            <w:rFonts w:eastAsia="Times New Roman"/>
          </w:rPr>
          <w:br w:type="page"/>
        </w:r>
      </w:del>
    </w:p>
    <w:p w14:paraId="6FC1D1EE" w14:textId="4A474A54" w:rsidR="003238C7" w:rsidRPr="00A8722B" w:rsidRDefault="003238C7" w:rsidP="00707CCB">
      <w:pPr>
        <w:spacing w:after="160" w:line="259" w:lineRule="auto"/>
        <w:rPr>
          <w:rFonts w:eastAsia="Times New Roman"/>
        </w:rPr>
        <w:pPrChange w:id="41" w:author="Wambaugh, John" w:date="2020-04-29T11:03:00Z">
          <w:pPr/>
        </w:pPrChange>
      </w:pPr>
      <w:r w:rsidRPr="00A8722B">
        <w:rPr>
          <w:rFonts w:eastAsia="Times New Roman"/>
        </w:rPr>
        <w:t xml:space="preserve">The data should appear as desired in the worksheet and you just need to put in the right </w:t>
      </w:r>
      <w:proofErr w:type="spellStart"/>
      <w:r w:rsidRPr="00A8722B">
        <w:rPr>
          <w:rFonts w:eastAsia="Times New Roman"/>
        </w:rPr>
        <w:t>fk_series_id</w:t>
      </w:r>
      <w:proofErr w:type="spellEnd"/>
      <w:r w:rsidRPr="00A8722B">
        <w:rPr>
          <w:rFonts w:eastAsia="Times New Roman"/>
        </w:rPr>
        <w:t xml:space="preserve"> for each row.</w:t>
      </w:r>
    </w:p>
    <w:p w14:paraId="799F9915" w14:textId="07C16A8C" w:rsidR="003238C7" w:rsidRDefault="003238C7" w:rsidP="00A8722B">
      <w:pPr>
        <w:jc w:val="center"/>
      </w:pPr>
      <w:r>
        <w:rPr>
          <w:noProof/>
        </w:rPr>
        <w:drawing>
          <wp:inline distT="0" distB="0" distL="0" distR="0" wp14:anchorId="18FE56ED" wp14:editId="4F9961BC">
            <wp:extent cx="3657600" cy="24140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3657600" cy="2414016"/>
                    </a:xfrm>
                    <a:prstGeom prst="rect">
                      <a:avLst/>
                    </a:prstGeom>
                    <a:noFill/>
                    <a:ln>
                      <a:noFill/>
                    </a:ln>
                  </pic:spPr>
                </pic:pic>
              </a:graphicData>
            </a:graphic>
          </wp:inline>
        </w:drawing>
      </w:r>
    </w:p>
    <w:p w14:paraId="7AC0C41E" w14:textId="77777777" w:rsidR="003238C7" w:rsidRDefault="003238C7" w:rsidP="003238C7"/>
    <w:p w14:paraId="4DB731BD" w14:textId="07FC08A3" w:rsidR="003238C7" w:rsidRDefault="003238C7" w:rsidP="007830C5"/>
    <w:p w14:paraId="6AE41B0C" w14:textId="77777777" w:rsidR="003238C7" w:rsidRDefault="003238C7" w:rsidP="007830C5"/>
    <w:p w14:paraId="0361AEF1" w14:textId="77777777" w:rsidR="00A8722B" w:rsidRDefault="00A8722B">
      <w:pPr>
        <w:spacing w:after="160" w:line="259" w:lineRule="auto"/>
        <w:rPr>
          <w:rFonts w:asciiTheme="majorHAnsi" w:eastAsiaTheme="majorEastAsia" w:hAnsiTheme="majorHAnsi" w:cstheme="majorBidi"/>
          <w:color w:val="2F5496" w:themeColor="accent1" w:themeShade="BF"/>
          <w:sz w:val="26"/>
          <w:szCs w:val="26"/>
        </w:rPr>
      </w:pPr>
      <w:r>
        <w:br w:type="page"/>
      </w:r>
    </w:p>
    <w:p w14:paraId="5E330080" w14:textId="115BA1FA" w:rsidR="009030CE" w:rsidRDefault="009030CE" w:rsidP="009030CE">
      <w:pPr>
        <w:pStyle w:val="Heading2"/>
      </w:pPr>
      <w:r>
        <w:lastRenderedPageBreak/>
        <w:t>Example</w:t>
      </w:r>
    </w:p>
    <w:p w14:paraId="4B644CFD" w14:textId="77777777" w:rsidR="009030CE" w:rsidRDefault="009030CE" w:rsidP="007830C5"/>
    <w:p w14:paraId="285103CA" w14:textId="77777777" w:rsidR="009030CE" w:rsidRDefault="009030CE" w:rsidP="009030CE">
      <w:r w:rsidRPr="009030CE">
        <w:rPr>
          <w:rFonts w:asciiTheme="minorHAnsi" w:hAnsiTheme="minorHAnsi" w:cstheme="minorHAnsi"/>
        </w:rPr>
        <w:t xml:space="preserve">Populating the </w:t>
      </w:r>
      <w:proofErr w:type="spellStart"/>
      <w:r>
        <w:rPr>
          <w:rFonts w:asciiTheme="minorHAnsi" w:hAnsiTheme="minorHAnsi" w:cstheme="minorHAnsi"/>
        </w:rPr>
        <w:t>CvT</w:t>
      </w:r>
      <w:proofErr w:type="spellEnd"/>
      <w:r>
        <w:rPr>
          <w:rFonts w:asciiTheme="minorHAnsi" w:hAnsiTheme="minorHAnsi" w:cstheme="minorHAnsi"/>
        </w:rPr>
        <w:t xml:space="preserve"> data </w:t>
      </w:r>
      <w:r w:rsidRPr="009030CE">
        <w:rPr>
          <w:rFonts w:asciiTheme="minorHAnsi" w:hAnsiTheme="minorHAnsi" w:cstheme="minorHAnsi"/>
        </w:rPr>
        <w:t xml:space="preserve">template (which is an Excel workbook) can be very difficult and is highly manual due to the heterogeneity in PK articles. </w:t>
      </w:r>
      <w:r>
        <w:t>For each paper five linked tables must be filled out: Documents, Subjects, Studies Series, and Conc Time Values</w:t>
      </w:r>
    </w:p>
    <w:p w14:paraId="13518436" w14:textId="77777777" w:rsidR="009030CE" w:rsidRDefault="009030CE" w:rsidP="009030CE">
      <w:pPr>
        <w:rPr>
          <w:rFonts w:asciiTheme="minorHAnsi" w:hAnsiTheme="minorHAnsi" w:cstheme="minorHAnsi"/>
        </w:rPr>
      </w:pPr>
    </w:p>
    <w:p w14:paraId="3AF09417" w14:textId="3949C4F0" w:rsidR="009030CE" w:rsidRPr="009030CE" w:rsidRDefault="009030CE" w:rsidP="009030CE">
      <w:pPr>
        <w:rPr>
          <w:rStyle w:val="Hyperlink"/>
          <w:rFonts w:asciiTheme="minorHAnsi" w:hAnsiTheme="minorHAnsi" w:cstheme="minorHAnsi"/>
          <w:color w:val="0366D6"/>
        </w:rPr>
      </w:pPr>
      <w:r w:rsidRPr="009030CE">
        <w:rPr>
          <w:rFonts w:asciiTheme="minorHAnsi" w:hAnsiTheme="minorHAnsi" w:cstheme="minorHAnsi"/>
        </w:rPr>
        <w:t>This example using article "Comparative oral and intravenous pharmacokinetics of phlorizin in rats having type 2 diabetes and in normal rats based on phase II metabolism" (</w:t>
      </w:r>
      <w:hyperlink r:id="rId34" w:history="1">
        <w:r w:rsidRPr="009030CE">
          <w:rPr>
            <w:rStyle w:val="Hyperlink"/>
            <w:rFonts w:asciiTheme="minorHAnsi" w:hAnsiTheme="minorHAnsi" w:cstheme="minorHAnsi"/>
            <w:color w:val="0366D6"/>
          </w:rPr>
          <w:t>https://doi.org/10.1039/C8FO02242A</w:t>
        </w:r>
      </w:hyperlink>
      <w:r w:rsidRPr="009030CE">
        <w:rPr>
          <w:rFonts w:asciiTheme="minorHAnsi" w:hAnsiTheme="minorHAnsi" w:cstheme="minorHAnsi"/>
        </w:rPr>
        <w:t xml:space="preserve">) with a </w:t>
      </w:r>
      <w:proofErr w:type="spellStart"/>
      <w:r w:rsidRPr="009030CE">
        <w:rPr>
          <w:rFonts w:asciiTheme="minorHAnsi" w:hAnsiTheme="minorHAnsi" w:cstheme="minorHAnsi"/>
        </w:rPr>
        <w:t>pmid</w:t>
      </w:r>
      <w:proofErr w:type="spellEnd"/>
      <w:r w:rsidRPr="009030CE">
        <w:rPr>
          <w:rFonts w:asciiTheme="minorHAnsi" w:hAnsiTheme="minorHAnsi" w:cstheme="minorHAnsi"/>
        </w:rPr>
        <w:t xml:space="preserve"> of 30806398 represents a typical case and, while informative, will not necessarily be reflective of some more complicated extractions. The pdf and filled in template are available in </w:t>
      </w:r>
      <w:hyperlink r:id="rId35" w:history="1">
        <w:r w:rsidRPr="009030CE">
          <w:rPr>
            <w:rStyle w:val="Hyperlink"/>
            <w:rFonts w:asciiTheme="minorHAnsi" w:hAnsiTheme="minorHAnsi" w:cstheme="minorHAnsi"/>
            <w:color w:val="0366D6"/>
          </w:rPr>
          <w:t>https://github.com/USEPA/CompTox-PK-CvTdb/blob/master/WikiImages/Example1</w:t>
        </w:r>
      </w:hyperlink>
    </w:p>
    <w:p w14:paraId="53C63464" w14:textId="77777777" w:rsidR="00A8722B" w:rsidRDefault="00A8722B">
      <w:pPr>
        <w:spacing w:after="160" w:line="259" w:lineRule="auto"/>
        <w:rPr>
          <w:rFonts w:eastAsia="Times New Roman"/>
          <w:b/>
          <w:bCs/>
          <w:sz w:val="27"/>
          <w:szCs w:val="27"/>
        </w:rPr>
      </w:pPr>
      <w:r>
        <w:br w:type="page"/>
      </w:r>
    </w:p>
    <w:p w14:paraId="6078207A" w14:textId="55811317" w:rsidR="008F2F4A" w:rsidRDefault="008F2F4A" w:rsidP="009030CE">
      <w:pPr>
        <w:pStyle w:val="Heading3"/>
      </w:pPr>
      <w:r>
        <w:lastRenderedPageBreak/>
        <w:t>Documents</w:t>
      </w:r>
    </w:p>
    <w:p w14:paraId="7B82C2E8" w14:textId="5A089A16"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Fill in a new copy of xlsx template for each article to facilitate mapping during the load into the database and to reduce possible errors during template creation and parsing. Therefore, the </w:t>
      </w:r>
      <w:r w:rsidRPr="003E32D6">
        <w:rPr>
          <w:rStyle w:val="Emphasis"/>
          <w:rFonts w:asciiTheme="minorHAnsi" w:hAnsiTheme="minorHAnsi" w:cstheme="minorHAnsi"/>
          <w:color w:val="24292E"/>
        </w:rPr>
        <w:t>Documents</w:t>
      </w:r>
      <w:r w:rsidRPr="003E32D6">
        <w:rPr>
          <w:rFonts w:asciiTheme="minorHAnsi" w:hAnsiTheme="minorHAnsi" w:cstheme="minorHAnsi"/>
        </w:rPr>
        <w:t xml:space="preserve"> sheet should only contain a single row of data. For PMID_30806398, the title was found using the search from the </w:t>
      </w:r>
      <w:proofErr w:type="spellStart"/>
      <w:r w:rsidRPr="003E32D6">
        <w:rPr>
          <w:rFonts w:asciiTheme="minorHAnsi" w:hAnsiTheme="minorHAnsi" w:cstheme="minorHAnsi"/>
        </w:rPr>
        <w:t>pmid</w:t>
      </w:r>
      <w:proofErr w:type="spellEnd"/>
      <w:r w:rsidRPr="003E32D6">
        <w:rPr>
          <w:rFonts w:asciiTheme="minorHAnsi" w:hAnsiTheme="minorHAnsi" w:cstheme="minorHAnsi"/>
        </w:rPr>
        <w:t xml:space="preserve"> on </w:t>
      </w:r>
      <w:proofErr w:type="spellStart"/>
      <w:r w:rsidRPr="003E32D6">
        <w:rPr>
          <w:rFonts w:asciiTheme="minorHAnsi" w:hAnsiTheme="minorHAnsi" w:cstheme="minorHAnsi"/>
        </w:rPr>
        <w:t>pubmed</w:t>
      </w:r>
      <w:proofErr w:type="spellEnd"/>
      <w:r w:rsidRPr="003E32D6">
        <w:rPr>
          <w:rFonts w:asciiTheme="minorHAnsi" w:hAnsiTheme="minorHAnsi" w:cstheme="minorHAnsi"/>
        </w:rPr>
        <w:t xml:space="preserve"> (</w:t>
      </w:r>
      <w:hyperlink r:id="rId36" w:history="1">
        <w:r w:rsidRPr="003E32D6">
          <w:rPr>
            <w:rStyle w:val="Hyperlink"/>
            <w:rFonts w:asciiTheme="minorHAnsi" w:hAnsiTheme="minorHAnsi" w:cstheme="minorHAnsi"/>
            <w:color w:val="0366D6"/>
          </w:rPr>
          <w:t>https://www.ncbi.nlm.nih.gov/pubmed/</w:t>
        </w:r>
      </w:hyperlink>
      <w:r w:rsidRPr="003E32D6">
        <w:rPr>
          <w:rFonts w:asciiTheme="minorHAnsi" w:hAnsiTheme="minorHAnsi" w:cstheme="minorHAnsi"/>
        </w:rPr>
        <w:t>). This title was used to search Google Scholar (</w:t>
      </w:r>
      <w:hyperlink r:id="rId37" w:history="1">
        <w:r w:rsidRPr="003E32D6">
          <w:rPr>
            <w:rStyle w:val="Hyperlink"/>
            <w:rFonts w:asciiTheme="minorHAnsi" w:hAnsiTheme="minorHAnsi" w:cstheme="minorHAnsi"/>
            <w:color w:val="0366D6"/>
          </w:rPr>
          <w:t>https://scholar.google.com/</w:t>
        </w:r>
      </w:hyperlink>
      <w:r w:rsidRPr="003E32D6">
        <w:rPr>
          <w:rFonts w:asciiTheme="minorHAnsi" w:hAnsiTheme="minorHAnsi" w:cstheme="minorHAnsi"/>
        </w:rPr>
        <w:t> which provided a link to the pdf (see Fig 1). Once a pdf has been sourced, the extraction of the fields is quite straightforward with all information typically occurring on the first page (See Fig 2).</w:t>
      </w:r>
    </w:p>
    <w:p w14:paraId="170C2E03" w14:textId="19812BF9" w:rsidR="007830C5" w:rsidRPr="003E32D6" w:rsidRDefault="007830C5" w:rsidP="007830C5">
      <w:pPr>
        <w:spacing w:line="276" w:lineRule="auto"/>
        <w:rPr>
          <w:rFonts w:asciiTheme="minorHAnsi" w:hAnsiTheme="minorHAnsi" w:cstheme="minorHAnsi"/>
        </w:rPr>
      </w:pPr>
    </w:p>
    <w:p w14:paraId="604DE420" w14:textId="273585FB" w:rsidR="003E32D6" w:rsidRPr="003E32D6" w:rsidRDefault="003E32D6" w:rsidP="003E32D6">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PMID is </w:t>
      </w:r>
      <w:proofErr w:type="gramStart"/>
      <w:r w:rsidRPr="003E32D6">
        <w:rPr>
          <w:rFonts w:asciiTheme="minorHAnsi" w:hAnsiTheme="minorHAnsi" w:cstheme="minorHAnsi"/>
          <w:color w:val="24292E"/>
        </w:rPr>
        <w:t>sufficient</w:t>
      </w:r>
      <w:proofErr w:type="gramEnd"/>
      <w:r w:rsidRPr="003E32D6">
        <w:rPr>
          <w:rFonts w:asciiTheme="minorHAnsi" w:hAnsiTheme="minorHAnsi" w:cstheme="minorHAnsi"/>
          <w:color w:val="24292E"/>
        </w:rPr>
        <w:t xml:space="preserve"> as an id.</w:t>
      </w:r>
    </w:p>
    <w:p w14:paraId="0B809E84" w14:textId="5F390A11" w:rsidR="003E32D6" w:rsidRDefault="003E32D6" w:rsidP="007830C5">
      <w:pPr>
        <w:spacing w:line="276" w:lineRule="auto"/>
      </w:pPr>
      <w:r>
        <w:rPr>
          <w:rStyle w:val="Strong"/>
          <w:rFonts w:ascii="Segoe UI" w:eastAsiaTheme="majorEastAsia" w:hAnsi="Segoe UI" w:cs="Segoe UI"/>
          <w:color w:val="24292E"/>
          <w:sz w:val="24"/>
          <w:szCs w:val="24"/>
        </w:rPr>
        <w:t>Fig 1.</w:t>
      </w:r>
      <w:r>
        <w:rPr>
          <w:rFonts w:ascii="Segoe UI" w:hAnsi="Segoe UI" w:cs="Segoe UI"/>
          <w:color w:val="24292E"/>
          <w:sz w:val="24"/>
          <w:szCs w:val="24"/>
        </w:rPr>
        <w:t> Finding a pdf using Google Scholar </w:t>
      </w:r>
    </w:p>
    <w:p w14:paraId="627C2F45" w14:textId="257045F8"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0C4A33A4" wp14:editId="3BC2877F">
            <wp:extent cx="5133975" cy="173216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50910" cy="1737882"/>
                    </a:xfrm>
                    <a:prstGeom prst="rect">
                      <a:avLst/>
                    </a:prstGeom>
                    <a:noFill/>
                    <a:ln>
                      <a:noFill/>
                    </a:ln>
                  </pic:spPr>
                </pic:pic>
              </a:graphicData>
            </a:graphic>
          </wp:inline>
        </w:drawing>
      </w:r>
    </w:p>
    <w:p w14:paraId="46526AB4" w14:textId="77777777" w:rsidR="003E32D6" w:rsidRDefault="003E32D6" w:rsidP="007830C5">
      <w:pPr>
        <w:pStyle w:val="NormalWeb"/>
        <w:shd w:val="clear" w:color="auto" w:fill="FFFFFF"/>
        <w:spacing w:before="0" w:beforeAutospacing="0" w:after="240" w:afterAutospacing="0" w:line="276" w:lineRule="auto"/>
        <w:rPr>
          <w:rFonts w:ascii="Segoe UI" w:hAnsi="Segoe UI" w:cs="Segoe UI"/>
          <w:noProof/>
          <w:color w:val="24292E"/>
          <w:sz w:val="24"/>
          <w:szCs w:val="24"/>
        </w:rPr>
      </w:pPr>
    </w:p>
    <w:p w14:paraId="06D0CA5E" w14:textId="12F0336B" w:rsidR="003E32D6" w:rsidRDefault="003E32D6" w:rsidP="007830C5">
      <w:pPr>
        <w:pStyle w:val="NormalWeb"/>
        <w:shd w:val="clear" w:color="auto" w:fill="FFFFFF"/>
        <w:spacing w:before="0" w:beforeAutospacing="0" w:after="240" w:afterAutospacing="0" w:line="276" w:lineRule="auto"/>
        <w:rPr>
          <w:rFonts w:ascii="Segoe UI" w:hAnsi="Segoe UI" w:cs="Segoe UI"/>
          <w:noProof/>
          <w:color w:val="24292E"/>
          <w:sz w:val="24"/>
          <w:szCs w:val="24"/>
        </w:rPr>
      </w:pPr>
      <w:r>
        <w:rPr>
          <w:rStyle w:val="Strong"/>
          <w:rFonts w:ascii="Segoe UI" w:eastAsiaTheme="majorEastAsia" w:hAnsi="Segoe UI" w:cs="Segoe UI"/>
          <w:color w:val="24292E"/>
          <w:sz w:val="24"/>
          <w:szCs w:val="24"/>
        </w:rPr>
        <w:t>Fig 2.</w:t>
      </w:r>
      <w:r>
        <w:rPr>
          <w:rFonts w:ascii="Segoe UI" w:hAnsi="Segoe UI" w:cs="Segoe UI"/>
          <w:color w:val="24292E"/>
          <w:sz w:val="24"/>
          <w:szCs w:val="24"/>
        </w:rPr>
        <w:t> </w:t>
      </w:r>
      <w:r>
        <w:rPr>
          <w:rStyle w:val="Emphasis"/>
          <w:rFonts w:ascii="Segoe UI" w:hAnsi="Segoe UI" w:cs="Segoe UI"/>
          <w:color w:val="24292E"/>
          <w:sz w:val="24"/>
          <w:szCs w:val="24"/>
        </w:rPr>
        <w:t>Document</w:t>
      </w:r>
      <w:r>
        <w:rPr>
          <w:rFonts w:ascii="Segoe UI" w:hAnsi="Segoe UI" w:cs="Segoe UI"/>
          <w:color w:val="24292E"/>
          <w:sz w:val="24"/>
          <w:szCs w:val="24"/>
        </w:rPr>
        <w:t> information in PMID_30806398 highlighted </w:t>
      </w:r>
    </w:p>
    <w:p w14:paraId="7635D8DB" w14:textId="5D7326E6" w:rsidR="003E32D6" w:rsidRDefault="008F2F4A" w:rsidP="003E32D6">
      <w:pPr>
        <w:pStyle w:val="NormalWeb"/>
        <w:shd w:val="clear" w:color="auto" w:fill="FFFFFF"/>
        <w:spacing w:before="0" w:beforeAutospacing="0" w:after="240" w:afterAutospacing="0" w:line="276" w:lineRule="auto"/>
        <w:jc w:val="center"/>
        <w:rPr>
          <w:b/>
          <w:bCs/>
          <w:sz w:val="27"/>
          <w:szCs w:val="27"/>
        </w:rPr>
      </w:pPr>
      <w:r>
        <w:rPr>
          <w:rFonts w:ascii="Segoe UI" w:hAnsi="Segoe UI" w:cs="Segoe UI"/>
          <w:noProof/>
          <w:color w:val="24292E"/>
          <w:sz w:val="24"/>
          <w:szCs w:val="24"/>
        </w:rPr>
        <w:drawing>
          <wp:inline distT="0" distB="0" distL="0" distR="0" wp14:anchorId="15ABC07F" wp14:editId="2A356512">
            <wp:extent cx="4502426"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7864" cy="2880024"/>
                    </a:xfrm>
                    <a:prstGeom prst="rect">
                      <a:avLst/>
                    </a:prstGeom>
                    <a:noFill/>
                    <a:ln>
                      <a:noFill/>
                    </a:ln>
                  </pic:spPr>
                </pic:pic>
              </a:graphicData>
            </a:graphic>
          </wp:inline>
        </w:drawing>
      </w:r>
      <w:r w:rsidR="003E32D6">
        <w:br w:type="page"/>
      </w:r>
    </w:p>
    <w:p w14:paraId="061BBADD" w14:textId="24268E82" w:rsidR="008F2F4A" w:rsidRDefault="008F2F4A" w:rsidP="009030CE">
      <w:pPr>
        <w:pStyle w:val="Heading3"/>
      </w:pPr>
      <w:r>
        <w:lastRenderedPageBreak/>
        <w:t>Studies</w:t>
      </w:r>
    </w:p>
    <w:p w14:paraId="70DC6E19" w14:textId="77777777"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While extraction for </w:t>
      </w:r>
      <w:r w:rsidRPr="003E32D6">
        <w:rPr>
          <w:rStyle w:val="Emphasis"/>
          <w:rFonts w:asciiTheme="minorHAnsi" w:hAnsiTheme="minorHAnsi" w:cstheme="minorHAnsi"/>
          <w:color w:val="24292E"/>
        </w:rPr>
        <w:t>Documents</w:t>
      </w:r>
      <w:r w:rsidRPr="003E32D6">
        <w:rPr>
          <w:rFonts w:asciiTheme="minorHAnsi" w:hAnsiTheme="minorHAnsi" w:cstheme="minorHAnsi"/>
        </w:rPr>
        <w:t xml:space="preserve"> is </w:t>
      </w:r>
      <w:proofErr w:type="gramStart"/>
      <w:r w:rsidRPr="003E32D6">
        <w:rPr>
          <w:rFonts w:asciiTheme="minorHAnsi" w:hAnsiTheme="minorHAnsi" w:cstheme="minorHAnsi"/>
        </w:rPr>
        <w:t xml:space="preserve">pretty </w:t>
      </w:r>
      <w:proofErr w:type="spellStart"/>
      <w:r w:rsidRPr="003E32D6">
        <w:rPr>
          <w:rFonts w:asciiTheme="minorHAnsi" w:hAnsiTheme="minorHAnsi" w:cstheme="minorHAnsi"/>
        </w:rPr>
        <w:t>self</w:t>
      </w:r>
      <w:proofErr w:type="gramEnd"/>
      <w:r w:rsidRPr="003E32D6">
        <w:rPr>
          <w:rFonts w:asciiTheme="minorHAnsi" w:hAnsiTheme="minorHAnsi" w:cstheme="minorHAnsi"/>
        </w:rPr>
        <w:t xml:space="preserve"> explanatory</w:t>
      </w:r>
      <w:proofErr w:type="spellEnd"/>
      <w:r w:rsidRPr="003E32D6">
        <w:rPr>
          <w:rFonts w:asciiTheme="minorHAnsi" w:hAnsiTheme="minorHAnsi" w:cstheme="minorHAnsi"/>
        </w:rPr>
        <w:t>, the extraction of </w:t>
      </w:r>
      <w:r w:rsidRPr="003E32D6">
        <w:rPr>
          <w:rStyle w:val="Emphasis"/>
          <w:rFonts w:asciiTheme="minorHAnsi" w:hAnsiTheme="minorHAnsi" w:cstheme="minorHAnsi"/>
          <w:color w:val="24292E"/>
        </w:rPr>
        <w:t>Studies</w:t>
      </w:r>
      <w:r w:rsidRPr="003E32D6">
        <w:rPr>
          <w:rFonts w:asciiTheme="minorHAnsi" w:hAnsiTheme="minorHAnsi" w:cstheme="minorHAnsi"/>
        </w:rPr>
        <w:t xml:space="preserve"> is where the complexity begins and requires a pretty thorough understanding of the experiments described in the article. A study is generally equivalent to a single dosing strategy for a test substance. If the test substance is different or the dosing </w:t>
      </w:r>
      <w:proofErr w:type="spellStart"/>
      <w:r w:rsidRPr="003E32D6">
        <w:rPr>
          <w:rFonts w:asciiTheme="minorHAnsi" w:hAnsiTheme="minorHAnsi" w:cstheme="minorHAnsi"/>
        </w:rPr>
        <w:t>regime</w:t>
      </w:r>
      <w:proofErr w:type="spellEnd"/>
      <w:r w:rsidRPr="003E32D6">
        <w:rPr>
          <w:rFonts w:asciiTheme="minorHAnsi" w:hAnsiTheme="minorHAnsi" w:cstheme="minorHAnsi"/>
        </w:rPr>
        <w:t xml:space="preserve"> changes in any way, it is considered a new study.</w:t>
      </w:r>
    </w:p>
    <w:p w14:paraId="5378AFAA" w14:textId="43DA9EE8"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In this publication there are 6 different dosing regime</w:t>
      </w:r>
      <w:r w:rsidR="007830C5" w:rsidRPr="003E32D6">
        <w:rPr>
          <w:rFonts w:asciiTheme="minorHAnsi" w:hAnsiTheme="minorHAnsi" w:cstheme="minorHAnsi"/>
        </w:rPr>
        <w:t>n</w:t>
      </w:r>
      <w:r w:rsidRPr="003E32D6">
        <w:rPr>
          <w:rFonts w:asciiTheme="minorHAnsi" w:hAnsiTheme="minorHAnsi" w:cstheme="minorHAnsi"/>
        </w:rPr>
        <w:t>s: 3 intravenous doses of PHZ at 5, 10, and 20 mg/kg; and 3 oral gavage doses at 50, 100, and 200 mg/kg. This content can be found in the paper in the "Methods&gt;Animal experiments" section 2.3 (See Fig 3). An important note when reading the information is that performs a 10 mg/kg dosing on normal animals is the same study as performing a 10 mg/kg dosing on T2D animals. It is only the subject that has been changed.</w:t>
      </w:r>
    </w:p>
    <w:p w14:paraId="350F03BF" w14:textId="1C0F8B95" w:rsidR="003E32D6" w:rsidRPr="003E32D6" w:rsidRDefault="003E32D6" w:rsidP="007830C5">
      <w:pPr>
        <w:spacing w:line="276" w:lineRule="auto"/>
        <w:rPr>
          <w:rFonts w:asciiTheme="minorHAnsi" w:hAnsiTheme="minorHAnsi" w:cstheme="minorHAnsi"/>
        </w:rPr>
      </w:pPr>
    </w:p>
    <w:p w14:paraId="1B6A9AC3" w14:textId="63BFF731" w:rsidR="003E32D6" w:rsidRPr="003E32D6" w:rsidRDefault="003E32D6" w:rsidP="007830C5">
      <w:pPr>
        <w:spacing w:line="276" w:lineRule="auto"/>
        <w:rPr>
          <w:rFonts w:asciiTheme="minorHAnsi" w:hAnsiTheme="minorHAnsi" w:cstheme="minorHAnsi"/>
        </w:rPr>
      </w:pPr>
      <w:r w:rsidRPr="003E32D6">
        <w:rPr>
          <w:rStyle w:val="Strong"/>
          <w:rFonts w:asciiTheme="minorHAnsi" w:eastAsiaTheme="majorEastAsia" w:hAnsiTheme="minorHAnsi" w:cstheme="minorHAnsi"/>
          <w:color w:val="24292E"/>
        </w:rPr>
        <w:t>Fig 3.</w:t>
      </w:r>
      <w:r w:rsidRPr="003E32D6">
        <w:rPr>
          <w:rFonts w:asciiTheme="minorHAnsi" w:hAnsiTheme="minorHAnsi" w:cstheme="minorHAnsi"/>
          <w:color w:val="24292E"/>
        </w:rPr>
        <w:t> </w:t>
      </w:r>
      <w:r w:rsidRPr="003E32D6">
        <w:rPr>
          <w:rStyle w:val="Emphasis"/>
          <w:rFonts w:asciiTheme="minorHAnsi" w:hAnsiTheme="minorHAnsi" w:cstheme="minorHAnsi"/>
          <w:color w:val="24292E"/>
        </w:rPr>
        <w:t>Study</w:t>
      </w:r>
      <w:r w:rsidRPr="003E32D6">
        <w:rPr>
          <w:rFonts w:asciiTheme="minorHAnsi" w:hAnsiTheme="minorHAnsi" w:cstheme="minorHAnsi"/>
          <w:color w:val="24292E"/>
        </w:rPr>
        <w:t> information in PMID_30806398 highlighted </w:t>
      </w:r>
    </w:p>
    <w:p w14:paraId="57F7ECE4" w14:textId="3008275B"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79048F28" wp14:editId="01B83B5B">
            <wp:extent cx="5943600" cy="3493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p>
    <w:p w14:paraId="39E86990" w14:textId="77777777" w:rsidR="003E32D6" w:rsidRDefault="003E32D6">
      <w:pPr>
        <w:spacing w:after="160" w:line="259" w:lineRule="auto"/>
        <w:rPr>
          <w:rFonts w:eastAsia="Times New Roman"/>
          <w:b/>
          <w:bCs/>
          <w:sz w:val="27"/>
          <w:szCs w:val="27"/>
        </w:rPr>
      </w:pPr>
      <w:r>
        <w:br w:type="page"/>
      </w:r>
    </w:p>
    <w:p w14:paraId="5D47C264" w14:textId="547F7CED" w:rsidR="008F2F4A" w:rsidRDefault="008F2F4A" w:rsidP="009030CE">
      <w:pPr>
        <w:pStyle w:val="Heading3"/>
      </w:pPr>
      <w:r>
        <w:lastRenderedPageBreak/>
        <w:t>Subjects</w:t>
      </w:r>
    </w:p>
    <w:p w14:paraId="24F94ED2" w14:textId="2E9B2B43"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The animals that are tested are generally pretty simple to describe in the </w:t>
      </w:r>
      <w:r w:rsidRPr="003E32D6">
        <w:rPr>
          <w:rStyle w:val="Emphasis"/>
          <w:rFonts w:asciiTheme="minorHAnsi" w:hAnsiTheme="minorHAnsi" w:cstheme="minorHAnsi"/>
          <w:color w:val="24292E"/>
        </w:rPr>
        <w:t>Subjects</w:t>
      </w:r>
      <w:r w:rsidRPr="003E32D6">
        <w:rPr>
          <w:rFonts w:asciiTheme="minorHAnsi" w:hAnsiTheme="minorHAnsi" w:cstheme="minorHAnsi"/>
        </w:rPr>
        <w:t> sheet, unless complex preparation of the animals is done to simulate a disease state. In this case there are 2 different types of subjects: the normal mice and the T2D mice. Occasionally, publication provide detailed information on the subjects (</w:t>
      </w:r>
      <w:proofErr w:type="gramStart"/>
      <w:r w:rsidRPr="003E32D6">
        <w:rPr>
          <w:rFonts w:asciiTheme="minorHAnsi" w:hAnsiTheme="minorHAnsi" w:cstheme="minorHAnsi"/>
        </w:rPr>
        <w:t>particular for</w:t>
      </w:r>
      <w:proofErr w:type="gramEnd"/>
      <w:r w:rsidRPr="003E32D6">
        <w:rPr>
          <w:rFonts w:asciiTheme="minorHAnsi" w:hAnsiTheme="minorHAnsi" w:cstheme="minorHAnsi"/>
        </w:rPr>
        <w:t xml:space="preserve"> human PK trials) in which case the complexity of the subjects can be high. However, in this case the information contained "Methods&gt;Animals" section 2.2 (see Fig 4) is </w:t>
      </w:r>
      <w:proofErr w:type="gramStart"/>
      <w:r w:rsidRPr="003E32D6">
        <w:rPr>
          <w:rFonts w:asciiTheme="minorHAnsi" w:hAnsiTheme="minorHAnsi" w:cstheme="minorHAnsi"/>
        </w:rPr>
        <w:t>sufficient</w:t>
      </w:r>
      <w:proofErr w:type="gramEnd"/>
      <w:r w:rsidRPr="003E32D6">
        <w:rPr>
          <w:rFonts w:asciiTheme="minorHAnsi" w:hAnsiTheme="minorHAnsi" w:cstheme="minorHAnsi"/>
        </w:rPr>
        <w:t xml:space="preserve"> to populate the two subject records in the template.</w:t>
      </w:r>
    </w:p>
    <w:p w14:paraId="11D77791" w14:textId="77777777" w:rsidR="003E32D6" w:rsidRPr="003E32D6" w:rsidRDefault="003E32D6" w:rsidP="007830C5">
      <w:pPr>
        <w:spacing w:line="276" w:lineRule="auto"/>
        <w:rPr>
          <w:rFonts w:asciiTheme="minorHAnsi" w:hAnsiTheme="minorHAnsi" w:cstheme="minorHAnsi"/>
        </w:rPr>
      </w:pPr>
    </w:p>
    <w:p w14:paraId="502B8508" w14:textId="55E0DD6B" w:rsidR="003E32D6" w:rsidRPr="003E32D6" w:rsidRDefault="003E32D6" w:rsidP="007830C5">
      <w:pPr>
        <w:spacing w:line="276" w:lineRule="auto"/>
        <w:rPr>
          <w:rFonts w:asciiTheme="minorHAnsi" w:hAnsiTheme="minorHAnsi" w:cstheme="minorHAnsi"/>
        </w:rPr>
      </w:pPr>
      <w:r w:rsidRPr="003E32D6">
        <w:rPr>
          <w:rStyle w:val="Strong"/>
          <w:rFonts w:asciiTheme="minorHAnsi" w:eastAsiaTheme="majorEastAsia" w:hAnsiTheme="minorHAnsi" w:cstheme="minorHAnsi"/>
          <w:color w:val="24292E"/>
        </w:rPr>
        <w:t>Fig 4.</w:t>
      </w:r>
      <w:r w:rsidRPr="003E32D6">
        <w:rPr>
          <w:rFonts w:asciiTheme="minorHAnsi" w:hAnsiTheme="minorHAnsi" w:cstheme="minorHAnsi"/>
          <w:color w:val="24292E"/>
        </w:rPr>
        <w:t> </w:t>
      </w:r>
      <w:r w:rsidRPr="003E32D6">
        <w:rPr>
          <w:rStyle w:val="Emphasis"/>
          <w:rFonts w:asciiTheme="minorHAnsi" w:hAnsiTheme="minorHAnsi" w:cstheme="minorHAnsi"/>
          <w:color w:val="24292E"/>
        </w:rPr>
        <w:t>Subject</w:t>
      </w:r>
      <w:r w:rsidRPr="003E32D6">
        <w:rPr>
          <w:rFonts w:asciiTheme="minorHAnsi" w:hAnsiTheme="minorHAnsi" w:cstheme="minorHAnsi"/>
          <w:color w:val="24292E"/>
        </w:rPr>
        <w:t> information in PMID_30806398 highlighted </w:t>
      </w:r>
    </w:p>
    <w:p w14:paraId="552B85C1" w14:textId="77777777" w:rsidR="003E32D6" w:rsidRDefault="003E32D6" w:rsidP="007830C5">
      <w:pPr>
        <w:spacing w:line="276" w:lineRule="auto"/>
      </w:pPr>
    </w:p>
    <w:p w14:paraId="0B5195A0" w14:textId="062AD870"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3EF4E9FB" wp14:editId="2852398E">
            <wp:extent cx="5943600" cy="2901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7A2709F3" w14:textId="77777777" w:rsidR="003E32D6" w:rsidRDefault="003E32D6">
      <w:pPr>
        <w:spacing w:after="160" w:line="259" w:lineRule="auto"/>
        <w:rPr>
          <w:rFonts w:eastAsia="Times New Roman"/>
          <w:b/>
          <w:bCs/>
          <w:sz w:val="27"/>
          <w:szCs w:val="27"/>
        </w:rPr>
      </w:pPr>
      <w:r>
        <w:br w:type="page"/>
      </w:r>
    </w:p>
    <w:p w14:paraId="53E5CB9A" w14:textId="2E75D988" w:rsidR="008F2F4A" w:rsidRDefault="008F2F4A" w:rsidP="009030CE">
      <w:pPr>
        <w:pStyle w:val="Heading3"/>
      </w:pPr>
      <w:r>
        <w:lastRenderedPageBreak/>
        <w:t>Series</w:t>
      </w:r>
    </w:p>
    <w:p w14:paraId="31C0C0CB"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Series correspond to each line in the PK graph, and it can sometimes be difficult to understand the information that is being presented in that graph. Also, the same information can be presented in more than one figure. This example has some complexity as the analytical methods are being used to detect (1) parent PHZ (PHZ that exists as PHT in the plasma) (2) total PHZ (parent PHZ + conjugated PHZ) and (3) total PHT (parent PHT + conjugated PHT). Additionally, some of the graphs have zoomed in panels, meaning the same data is displayed more than once. In total, 19 distinct series were extracted. In this case, it was decided to extract the data from the following figures in the paper: Fig 4 (9 series), Fig 6 (2 series), Fig 7 (6 series), and Fig 8 (2 series). It should be noted that Fig 6 replicates its normal curves from Fig 4 and Figure 8 replicates its T2D curves from Figure 7.</w:t>
      </w:r>
    </w:p>
    <w:p w14:paraId="4AB0EA29"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Most of the metadata information from the series come from the figure captions. The difficulty comes in properly mapping the series to its study and subjects. This is easier (provided you have enough monitor space) if you open each sheet in its own window using the "View&gt;New Window" capabilities in excel. That way, the series tab can be viewed at the same time as the study and subject tabs to ensure the id mapping is preserved.</w:t>
      </w:r>
    </w:p>
    <w:p w14:paraId="406512AC" w14:textId="77777777" w:rsidR="003E32D6" w:rsidRPr="003E32D6" w:rsidRDefault="003E32D6">
      <w:pPr>
        <w:spacing w:after="160" w:line="259" w:lineRule="auto"/>
        <w:rPr>
          <w:rFonts w:asciiTheme="minorHAnsi" w:eastAsia="Times New Roman" w:hAnsiTheme="minorHAnsi" w:cstheme="minorHAnsi"/>
          <w:b/>
          <w:bCs/>
        </w:rPr>
      </w:pPr>
      <w:r w:rsidRPr="003E32D6">
        <w:rPr>
          <w:rFonts w:asciiTheme="minorHAnsi" w:hAnsiTheme="minorHAnsi" w:cstheme="minorHAnsi"/>
        </w:rPr>
        <w:br w:type="page"/>
      </w:r>
    </w:p>
    <w:p w14:paraId="00140C80" w14:textId="46B59D6C" w:rsidR="008F2F4A" w:rsidRDefault="008F2F4A" w:rsidP="009030CE">
      <w:pPr>
        <w:pStyle w:val="Heading3"/>
      </w:pPr>
      <w:proofErr w:type="spellStart"/>
      <w:r>
        <w:lastRenderedPageBreak/>
        <w:t>Conc_Time_Values</w:t>
      </w:r>
      <w:proofErr w:type="spellEnd"/>
    </w:p>
    <w:p w14:paraId="56A1353C" w14:textId="77777777" w:rsidR="008408D4"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Finally, it is time to extract the actual data. This is the most </w:t>
      </w:r>
      <w:r w:rsidR="008408D4">
        <w:rPr>
          <w:rFonts w:asciiTheme="minorHAnsi" w:hAnsiTheme="minorHAnsi" w:cstheme="minorHAnsi"/>
          <w:color w:val="24292E"/>
        </w:rPr>
        <w:t>laborious</w:t>
      </w:r>
      <w:r w:rsidRPr="003E32D6">
        <w:rPr>
          <w:rFonts w:asciiTheme="minorHAnsi" w:hAnsiTheme="minorHAnsi" w:cstheme="minorHAnsi"/>
          <w:color w:val="24292E"/>
        </w:rPr>
        <w:t xml:space="preserve"> part of </w:t>
      </w:r>
      <w:r w:rsidR="008408D4">
        <w:rPr>
          <w:rFonts w:asciiTheme="minorHAnsi" w:hAnsiTheme="minorHAnsi" w:cstheme="minorHAnsi"/>
          <w:color w:val="24292E"/>
        </w:rPr>
        <w:t xml:space="preserve">curating </w:t>
      </w:r>
      <w:proofErr w:type="spellStart"/>
      <w:r w:rsidR="008408D4">
        <w:rPr>
          <w:rFonts w:asciiTheme="minorHAnsi" w:hAnsiTheme="minorHAnsi" w:cstheme="minorHAnsi"/>
          <w:color w:val="24292E"/>
        </w:rPr>
        <w:t>CvT</w:t>
      </w:r>
      <w:proofErr w:type="spellEnd"/>
      <w:r w:rsidR="008408D4">
        <w:rPr>
          <w:rFonts w:asciiTheme="minorHAnsi" w:hAnsiTheme="minorHAnsi" w:cstheme="minorHAnsi"/>
          <w:color w:val="24292E"/>
        </w:rPr>
        <w:t xml:space="preserve"> data</w:t>
      </w:r>
      <w:r w:rsidRPr="003E32D6">
        <w:rPr>
          <w:rFonts w:asciiTheme="minorHAnsi" w:hAnsiTheme="minorHAnsi" w:cstheme="minorHAnsi"/>
          <w:color w:val="24292E"/>
        </w:rPr>
        <w:t xml:space="preserve">. </w:t>
      </w:r>
    </w:p>
    <w:p w14:paraId="1C3049AB" w14:textId="209D8919"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First each figure containing data is put into a </w:t>
      </w:r>
      <w:proofErr w:type="spellStart"/>
      <w:r w:rsidRPr="003E32D6">
        <w:rPr>
          <w:rFonts w:asciiTheme="minorHAnsi" w:hAnsiTheme="minorHAnsi" w:cstheme="minorHAnsi"/>
          <w:color w:val="24292E"/>
        </w:rPr>
        <w:t>png</w:t>
      </w:r>
      <w:proofErr w:type="spellEnd"/>
      <w:r w:rsidRPr="003E32D6">
        <w:rPr>
          <w:rFonts w:asciiTheme="minorHAnsi" w:hAnsiTheme="minorHAnsi" w:cstheme="minorHAnsi"/>
          <w:color w:val="24292E"/>
        </w:rPr>
        <w:t xml:space="preserve"> (in my case using the Windows 10 native "Snipping Tool", though there are many options for getting an image out of the pdf). Then data was extracted using </w:t>
      </w:r>
      <w:proofErr w:type="spellStart"/>
      <w:r w:rsidRPr="003E32D6">
        <w:rPr>
          <w:rFonts w:asciiTheme="minorHAnsi" w:hAnsiTheme="minorHAnsi" w:cstheme="minorHAnsi"/>
          <w:color w:val="24292E"/>
        </w:rPr>
        <w:t>WebPlotDigitizer</w:t>
      </w:r>
      <w:proofErr w:type="spellEnd"/>
      <w:r w:rsidRPr="003E32D6">
        <w:rPr>
          <w:rFonts w:asciiTheme="minorHAnsi" w:hAnsiTheme="minorHAnsi" w:cstheme="minorHAnsi"/>
          <w:color w:val="24292E"/>
        </w:rPr>
        <w:t xml:space="preserve"> (</w:t>
      </w:r>
      <w:hyperlink r:id="rId42" w:history="1">
        <w:r w:rsidRPr="003E32D6">
          <w:rPr>
            <w:rStyle w:val="Hyperlink"/>
            <w:rFonts w:asciiTheme="minorHAnsi" w:eastAsiaTheme="minorHAnsi" w:hAnsiTheme="minorHAnsi" w:cstheme="minorHAnsi"/>
            <w:color w:val="0366D6"/>
          </w:rPr>
          <w:t>https://automeris.io/WebPlotDigitizer/</w:t>
        </w:r>
      </w:hyperlink>
      <w:r w:rsidRPr="003E32D6">
        <w:rPr>
          <w:rFonts w:asciiTheme="minorHAnsi" w:hAnsiTheme="minorHAnsi" w:cstheme="minorHAnsi"/>
          <w:color w:val="24292E"/>
        </w:rPr>
        <w:t>).</w:t>
      </w:r>
    </w:p>
    <w:p w14:paraId="0386DD53"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Using Fig 4a from the publication as an example, the extracted image was uploaded into </w:t>
      </w:r>
      <w:proofErr w:type="spellStart"/>
      <w:r w:rsidRPr="003E32D6">
        <w:rPr>
          <w:rFonts w:asciiTheme="minorHAnsi" w:hAnsiTheme="minorHAnsi" w:cstheme="minorHAnsi"/>
          <w:color w:val="24292E"/>
        </w:rPr>
        <w:t>WebPlotDigitizer</w:t>
      </w:r>
      <w:proofErr w:type="spellEnd"/>
      <w:r w:rsidRPr="003E32D6">
        <w:rPr>
          <w:rFonts w:asciiTheme="minorHAnsi" w:hAnsiTheme="minorHAnsi" w:cstheme="minorHAnsi"/>
          <w:color w:val="24292E"/>
        </w:rPr>
        <w:t xml:space="preserve"> using File &gt; Load Image. "2D (X-Y) Plot" was selected as the plot type and then axes were aligned by clicking on the necessary points on the image (see Fig 5) followed by clicking "Complete" on the right side of the interface and inputting the x and y-values for those calibration points. Once calibrated, the web application automatically created a default dataset. When a dataset is selected in the upper-left portion of the interface, a "Manual Extraction" panel appears on the right side of the interface with "Add Point" selected by default. This allowed points to be added to the dataset by clicking on them in your image. These points were adjusted to be as close to accurate using the "Adjust Point" function and using the keyboard arrow and viewing the image in the zoomed in window in the top right corner of the interface. Once all data points for a single series were clicked and adjusted, the data was exported by using the "View Data" button on the left side of the interface and then copying/pasting into the </w:t>
      </w:r>
      <w:proofErr w:type="spellStart"/>
      <w:r w:rsidRPr="003E32D6">
        <w:rPr>
          <w:rStyle w:val="Emphasis"/>
          <w:rFonts w:asciiTheme="minorHAnsi" w:hAnsiTheme="minorHAnsi" w:cstheme="minorHAnsi"/>
          <w:color w:val="24292E"/>
        </w:rPr>
        <w:t>ConcTimeValues</w:t>
      </w:r>
      <w:proofErr w:type="spellEnd"/>
      <w:r w:rsidRPr="003E32D6">
        <w:rPr>
          <w:rFonts w:asciiTheme="minorHAnsi" w:hAnsiTheme="minorHAnsi" w:cstheme="minorHAnsi"/>
          <w:color w:val="24292E"/>
        </w:rPr>
        <w:t> sheet in the template. The appropriate series id was added to that extracted dataset. Since multiple series were available in Fig 4a, after copying the data into the template, the data was cleared the next series was extracted. Then this was repeated for each figure that contained extractable data.</w:t>
      </w:r>
    </w:p>
    <w:p w14:paraId="4A2FBA64" w14:textId="77777777" w:rsidR="008F2F4A" w:rsidRPr="003E32D6" w:rsidRDefault="008F2F4A" w:rsidP="007830C5">
      <w:pPr>
        <w:pStyle w:val="NormalWeb"/>
        <w:shd w:val="clear" w:color="auto" w:fill="FFFFFF"/>
        <w:spacing w:before="0" w:beforeAutospacing="0" w:line="276" w:lineRule="auto"/>
        <w:rPr>
          <w:rFonts w:asciiTheme="minorHAnsi" w:hAnsiTheme="minorHAnsi" w:cstheme="minorHAnsi"/>
          <w:color w:val="24292E"/>
        </w:rPr>
      </w:pPr>
      <w:r w:rsidRPr="003E32D6">
        <w:rPr>
          <w:rStyle w:val="Strong"/>
          <w:rFonts w:asciiTheme="minorHAnsi" w:eastAsiaTheme="majorEastAsia" w:hAnsiTheme="minorHAnsi" w:cstheme="minorHAnsi"/>
          <w:color w:val="24292E"/>
        </w:rPr>
        <w:t>Fig 6.</w:t>
      </w:r>
      <w:r w:rsidRPr="003E32D6">
        <w:rPr>
          <w:rFonts w:asciiTheme="minorHAnsi" w:hAnsiTheme="minorHAnsi" w:cstheme="minorHAnsi"/>
          <w:color w:val="24292E"/>
        </w:rPr>
        <w:t> </w:t>
      </w:r>
      <w:proofErr w:type="spellStart"/>
      <w:r w:rsidRPr="003E32D6">
        <w:rPr>
          <w:rStyle w:val="Emphasis"/>
          <w:rFonts w:asciiTheme="minorHAnsi" w:hAnsiTheme="minorHAnsi" w:cstheme="minorHAnsi"/>
          <w:color w:val="24292E"/>
        </w:rPr>
        <w:t>ConcTimeValue</w:t>
      </w:r>
      <w:proofErr w:type="spellEnd"/>
      <w:r w:rsidRPr="003E32D6">
        <w:rPr>
          <w:rFonts w:asciiTheme="minorHAnsi" w:hAnsiTheme="minorHAnsi" w:cstheme="minorHAnsi"/>
          <w:color w:val="24292E"/>
        </w:rPr>
        <w:t xml:space="preserve"> information being extracted using </w:t>
      </w:r>
      <w:proofErr w:type="spellStart"/>
      <w:r w:rsidRPr="003E32D6">
        <w:rPr>
          <w:rFonts w:asciiTheme="minorHAnsi" w:hAnsiTheme="minorHAnsi" w:cstheme="minorHAnsi"/>
          <w:color w:val="24292E"/>
        </w:rPr>
        <w:t>WebPlotDigitizer</w:t>
      </w:r>
      <w:proofErr w:type="spellEnd"/>
    </w:p>
    <w:p w14:paraId="366687CB" w14:textId="25A82AB6" w:rsidR="007C4B81" w:rsidRDefault="008F2F4A" w:rsidP="003E32D6">
      <w:pPr>
        <w:pStyle w:val="NormalWeb"/>
        <w:shd w:val="clear" w:color="auto" w:fill="FFFFFF"/>
        <w:spacing w:before="0" w:beforeAutospacing="0" w:line="276" w:lineRule="auto"/>
        <w:jc w:val="center"/>
      </w:pPr>
      <w:r>
        <w:rPr>
          <w:rFonts w:ascii="Segoe UI" w:hAnsi="Segoe UI" w:cs="Segoe UI"/>
          <w:noProof/>
          <w:color w:val="24292E"/>
          <w:sz w:val="24"/>
          <w:szCs w:val="24"/>
        </w:rPr>
        <w:drawing>
          <wp:inline distT="0" distB="0" distL="0" distR="0" wp14:anchorId="54C10864" wp14:editId="1B215638">
            <wp:extent cx="3133725" cy="26529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45124" cy="2662603"/>
                    </a:xfrm>
                    <a:prstGeom prst="rect">
                      <a:avLst/>
                    </a:prstGeom>
                    <a:noFill/>
                    <a:ln>
                      <a:noFill/>
                    </a:ln>
                  </pic:spPr>
                </pic:pic>
              </a:graphicData>
            </a:graphic>
          </wp:inline>
        </w:drawing>
      </w:r>
      <w:bookmarkEnd w:id="0"/>
    </w:p>
    <w:sectPr w:rsidR="007C4B81">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9DFB17" w14:textId="77777777" w:rsidR="008A711F" w:rsidRDefault="008A711F" w:rsidP="00A8722B">
      <w:r>
        <w:separator/>
      </w:r>
    </w:p>
  </w:endnote>
  <w:endnote w:type="continuationSeparator" w:id="0">
    <w:p w14:paraId="10768ED2" w14:textId="77777777" w:rsidR="008A711F" w:rsidRDefault="008A711F" w:rsidP="00A87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2363820"/>
      <w:docPartObj>
        <w:docPartGallery w:val="Page Numbers (Bottom of Page)"/>
        <w:docPartUnique/>
      </w:docPartObj>
    </w:sdtPr>
    <w:sdtEndPr>
      <w:rPr>
        <w:noProof/>
      </w:rPr>
    </w:sdtEndPr>
    <w:sdtContent>
      <w:p w14:paraId="5BB0CE4F" w14:textId="59A1D9F2" w:rsidR="00A8722B" w:rsidRDefault="00A872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589C9F" w14:textId="77777777" w:rsidR="00A8722B" w:rsidRDefault="00A8722B" w:rsidP="00A8722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E1FF25" w14:textId="77777777" w:rsidR="008A711F" w:rsidRDefault="008A711F" w:rsidP="00A8722B">
      <w:r>
        <w:separator/>
      </w:r>
    </w:p>
  </w:footnote>
  <w:footnote w:type="continuationSeparator" w:id="0">
    <w:p w14:paraId="141A81A6" w14:textId="77777777" w:rsidR="008A711F" w:rsidRDefault="008A711F" w:rsidP="00A8722B">
      <w:r>
        <w:continuationSeparator/>
      </w:r>
    </w:p>
  </w:footnote>
  <w:footnote w:id="1">
    <w:p w14:paraId="71D2FCDB" w14:textId="753C1491" w:rsidR="00410FE1" w:rsidRDefault="00E959C3">
      <w:pPr>
        <w:pStyle w:val="FootnoteText"/>
      </w:pPr>
      <w:r>
        <w:rPr>
          <w:rStyle w:val="FootnoteReference"/>
        </w:rPr>
        <w:footnoteRef/>
      </w:r>
      <w:r>
        <w:t xml:space="preserve"> </w:t>
      </w:r>
      <w:r>
        <w:rPr>
          <w:rFonts w:ascii="Segoe UI" w:hAnsi="Segoe UI" w:cs="Segoe UI"/>
          <w:color w:val="222222"/>
          <w:shd w:val="clear" w:color="auto" w:fill="FFFFFF"/>
        </w:rPr>
        <w:t>Sayre, R.R., Wambaugh, J.F. &amp; Grulke, C.M. Database of pharmacokinetic time-series data and parameters for 144 environmental chemicals. </w:t>
      </w:r>
      <w:r>
        <w:rPr>
          <w:rFonts w:ascii="Segoe UI" w:hAnsi="Segoe UI" w:cs="Segoe UI"/>
          <w:i/>
          <w:iCs/>
          <w:color w:val="222222"/>
          <w:shd w:val="clear" w:color="auto" w:fill="FFFFFF"/>
        </w:rPr>
        <w:t>Sci Data</w:t>
      </w:r>
      <w:r>
        <w:rPr>
          <w:rFonts w:ascii="Segoe UI" w:hAnsi="Segoe UI" w:cs="Segoe UI"/>
          <w:color w:val="222222"/>
          <w:shd w:val="clear" w:color="auto" w:fill="FFFFFF"/>
        </w:rPr>
        <w:t> </w:t>
      </w:r>
      <w:r>
        <w:rPr>
          <w:rFonts w:ascii="Segoe UI" w:hAnsi="Segoe UI" w:cs="Segoe UI"/>
          <w:b/>
          <w:bCs/>
          <w:color w:val="222222"/>
          <w:shd w:val="clear" w:color="auto" w:fill="FFFFFF"/>
        </w:rPr>
        <w:t>7, </w:t>
      </w:r>
      <w:r>
        <w:rPr>
          <w:rFonts w:ascii="Segoe UI" w:hAnsi="Segoe UI" w:cs="Segoe UI"/>
          <w:color w:val="222222"/>
          <w:shd w:val="clear" w:color="auto" w:fill="FFFFFF"/>
        </w:rPr>
        <w:t xml:space="preserve">122 (2020). </w:t>
      </w:r>
      <w:ins w:id="2" w:author="Wambaugh, John" w:date="2020-04-29T11:05:00Z">
        <w:r w:rsidR="00410FE1">
          <w:rPr>
            <w:rFonts w:ascii="Segoe UI" w:hAnsi="Segoe UI" w:cs="Segoe UI"/>
            <w:color w:val="222222"/>
            <w:shd w:val="clear" w:color="auto" w:fill="FFFFFF"/>
          </w:rPr>
          <w:fldChar w:fldCharType="begin"/>
        </w:r>
        <w:r w:rsidR="00410FE1">
          <w:rPr>
            <w:rFonts w:ascii="Segoe UI" w:hAnsi="Segoe UI" w:cs="Segoe UI"/>
            <w:color w:val="222222"/>
            <w:shd w:val="clear" w:color="auto" w:fill="FFFFFF"/>
          </w:rPr>
          <w:instrText xml:space="preserve"> HYPERLINK "</w:instrText>
        </w:r>
      </w:ins>
      <w:r w:rsidR="00410FE1" w:rsidRPr="00410FE1">
        <w:rPr>
          <w:rFonts w:ascii="Segoe UI" w:hAnsi="Segoe UI" w:cs="Segoe UI"/>
          <w:color w:val="222222"/>
          <w:shd w:val="clear" w:color="auto" w:fill="FFFFFF"/>
          <w:rPrChange w:id="3" w:author="Wambaugh, John" w:date="2020-04-29T11:05:00Z">
            <w:rPr>
              <w:rStyle w:val="Hyperlink"/>
              <w:rFonts w:ascii="Segoe UI" w:hAnsi="Segoe UI" w:cs="Segoe UI"/>
              <w:shd w:val="clear" w:color="auto" w:fill="FFFFFF"/>
            </w:rPr>
          </w:rPrChange>
        </w:rPr>
        <w:instrText>https://doi.org/10.1038/s41597-020-0455-</w:instrText>
      </w:r>
      <w:r w:rsidR="00410FE1">
        <w:rPr>
          <w:rFonts w:ascii="Segoe UI" w:hAnsi="Segoe UI" w:cs="Segoe UI"/>
          <w:color w:val="222222"/>
          <w:shd w:val="clear" w:color="auto" w:fill="FFFFFF"/>
        </w:rPr>
        <w:instrText>1</w:instrText>
      </w:r>
      <w:ins w:id="4" w:author="Wambaugh, John" w:date="2020-04-29T11:05:00Z">
        <w:r w:rsidR="00410FE1">
          <w:rPr>
            <w:rFonts w:ascii="Segoe UI" w:hAnsi="Segoe UI" w:cs="Segoe UI"/>
            <w:color w:val="222222"/>
            <w:shd w:val="clear" w:color="auto" w:fill="FFFFFF"/>
          </w:rPr>
          <w:instrText xml:space="preserve">" </w:instrText>
        </w:r>
        <w:r w:rsidR="00410FE1">
          <w:rPr>
            <w:rFonts w:ascii="Segoe UI" w:hAnsi="Segoe UI" w:cs="Segoe UI"/>
            <w:color w:val="222222"/>
            <w:shd w:val="clear" w:color="auto" w:fill="FFFFFF"/>
          </w:rPr>
          <w:fldChar w:fldCharType="separate"/>
        </w:r>
      </w:ins>
      <w:r w:rsidR="00410FE1" w:rsidRPr="0060128C">
        <w:rPr>
          <w:rStyle w:val="Hyperlink"/>
          <w:rFonts w:ascii="Segoe UI" w:hAnsi="Segoe UI" w:cs="Segoe UI"/>
          <w:shd w:val="clear" w:color="auto" w:fill="FFFFFF"/>
          <w:rPrChange w:id="5" w:author="Wambaugh, John" w:date="2020-04-29T11:05:00Z">
            <w:rPr>
              <w:rStyle w:val="Hyperlink"/>
              <w:rFonts w:ascii="Segoe UI" w:hAnsi="Segoe UI" w:cs="Segoe UI"/>
              <w:shd w:val="clear" w:color="auto" w:fill="FFFFFF"/>
            </w:rPr>
          </w:rPrChange>
        </w:rPr>
        <w:t>https://doi.org/10.1038/s41597-020-0455-</w:t>
      </w:r>
      <w:r w:rsidR="00410FE1" w:rsidRPr="0060128C">
        <w:rPr>
          <w:rStyle w:val="Hyperlink"/>
          <w:rFonts w:ascii="Segoe UI" w:hAnsi="Segoe UI" w:cs="Segoe UI"/>
          <w:shd w:val="clear" w:color="auto" w:fill="FFFFFF"/>
        </w:rPr>
        <w:t>1</w:t>
      </w:r>
      <w:ins w:id="6" w:author="Wambaugh, John" w:date="2020-04-29T11:05:00Z">
        <w:r w:rsidR="00410FE1">
          <w:rPr>
            <w:rFonts w:ascii="Segoe UI" w:hAnsi="Segoe UI" w:cs="Segoe UI"/>
            <w:color w:val="222222"/>
            <w:shd w:val="clear" w:color="auto" w:fill="FFFFFF"/>
          </w:rPr>
          <w:fldChar w:fldCharType="end"/>
        </w:r>
      </w:ins>
      <w:bookmarkStart w:id="7" w:name="_GoBack"/>
      <w:bookmarkEnd w:id="7"/>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95EC8" w14:textId="7CDF0AF6" w:rsidR="00A8722B" w:rsidRDefault="00A8722B" w:rsidP="00A8722B">
    <w:pPr>
      <w:pStyle w:val="Header"/>
    </w:pPr>
    <w:r>
      <w:t xml:space="preserve">SOP for </w:t>
    </w:r>
    <w:proofErr w:type="spellStart"/>
    <w:r>
      <w:t>CvTdb</w:t>
    </w:r>
    <w:proofErr w:type="spellEnd"/>
    <w:r>
      <w:t xml:space="preserve"> Data Curation</w:t>
    </w:r>
    <w:r>
      <w:tab/>
    </w:r>
    <w:r>
      <w:tab/>
    </w:r>
    <w:r>
      <w:fldChar w:fldCharType="begin"/>
    </w:r>
    <w:r>
      <w:instrText xml:space="preserve"> DATE \@ "M/d/yyyy" </w:instrText>
    </w:r>
    <w:r>
      <w:fldChar w:fldCharType="separate"/>
    </w:r>
    <w:ins w:id="42" w:author="Wambaugh, John" w:date="2020-04-29T10:57:00Z">
      <w:r w:rsidR="00707CCB">
        <w:rPr>
          <w:noProof/>
        </w:rPr>
        <w:t>4/29/2020</w:t>
      </w:r>
    </w:ins>
    <w:del w:id="43" w:author="Wambaugh, John" w:date="2020-04-24T13:43:00Z">
      <w:r w:rsidDel="00AC484F">
        <w:rPr>
          <w:noProof/>
        </w:rPr>
        <w:delText>4/21/2020</w:delText>
      </w:r>
    </w:del>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B03F9"/>
    <w:multiLevelType w:val="hybridMultilevel"/>
    <w:tmpl w:val="8EF23C40"/>
    <w:lvl w:ilvl="0" w:tplc="B5003C8E">
      <w:start w:val="1"/>
      <w:numFmt w:val="decimal"/>
      <w:lvlText w:val="%1."/>
      <w:lvlJc w:val="left"/>
      <w:pPr>
        <w:ind w:left="810" w:hanging="360"/>
      </w:pPr>
      <w:rPr>
        <w:b/>
        <w:bCs/>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 w15:restartNumberingAfterBreak="0">
    <w:nsid w:val="097047BB"/>
    <w:multiLevelType w:val="hybridMultilevel"/>
    <w:tmpl w:val="18EC7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0A3B89"/>
    <w:multiLevelType w:val="hybridMultilevel"/>
    <w:tmpl w:val="871A81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146A9B"/>
    <w:multiLevelType w:val="multilevel"/>
    <w:tmpl w:val="2C0E6F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8735E4B"/>
    <w:multiLevelType w:val="hybridMultilevel"/>
    <w:tmpl w:val="6BECD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mbaugh, John">
    <w15:presenceInfo w15:providerId="AD" w15:userId="S::Wambaugh.John@epa.gov::3f85975b-7231-4b50-83d2-f87320b70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F4A"/>
    <w:rsid w:val="0023165F"/>
    <w:rsid w:val="003238C7"/>
    <w:rsid w:val="003E32D6"/>
    <w:rsid w:val="00410FE1"/>
    <w:rsid w:val="00707CCB"/>
    <w:rsid w:val="007830C5"/>
    <w:rsid w:val="007C4B81"/>
    <w:rsid w:val="008408D4"/>
    <w:rsid w:val="00856D60"/>
    <w:rsid w:val="00885F41"/>
    <w:rsid w:val="008A711F"/>
    <w:rsid w:val="008F2F4A"/>
    <w:rsid w:val="009030CE"/>
    <w:rsid w:val="00A062AE"/>
    <w:rsid w:val="00A8722B"/>
    <w:rsid w:val="00AC484F"/>
    <w:rsid w:val="00B3692D"/>
    <w:rsid w:val="00BA1244"/>
    <w:rsid w:val="00BF69BB"/>
    <w:rsid w:val="00CC51DC"/>
    <w:rsid w:val="00E20830"/>
    <w:rsid w:val="00E5234B"/>
    <w:rsid w:val="00E959C3"/>
    <w:rsid w:val="00EB23E6"/>
    <w:rsid w:val="00F12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26040"/>
  <w15:chartTrackingRefBased/>
  <w15:docId w15:val="{DF95DBC7-173B-407C-873E-1B468AE7C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F2F4A"/>
    <w:pPr>
      <w:spacing w:after="0" w:line="240" w:lineRule="auto"/>
    </w:pPr>
    <w:rPr>
      <w:rFonts w:ascii="Calibri" w:hAnsi="Calibri" w:cs="Calibri"/>
    </w:rPr>
  </w:style>
  <w:style w:type="paragraph" w:styleId="Heading1">
    <w:name w:val="heading 1"/>
    <w:basedOn w:val="Normal"/>
    <w:link w:val="Heading1Char"/>
    <w:uiPriority w:val="9"/>
    <w:qFormat/>
    <w:rsid w:val="008F2F4A"/>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unhideWhenUsed/>
    <w:qFormat/>
    <w:rsid w:val="008F2F4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8F2F4A"/>
    <w:pPr>
      <w:spacing w:before="100" w:beforeAutospacing="1" w:after="100" w:afterAutospacing="1"/>
      <w:outlineLvl w:val="2"/>
    </w:pPr>
    <w:rPr>
      <w:rFonts w:eastAsia="Times New Roman"/>
      <w:b/>
      <w:bCs/>
      <w:sz w:val="27"/>
      <w:szCs w:val="27"/>
    </w:rPr>
  </w:style>
  <w:style w:type="paragraph" w:styleId="Heading4">
    <w:name w:val="heading 4"/>
    <w:basedOn w:val="Normal"/>
    <w:next w:val="Normal"/>
    <w:link w:val="Heading4Char"/>
    <w:uiPriority w:val="9"/>
    <w:unhideWhenUsed/>
    <w:qFormat/>
    <w:rsid w:val="00707CC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F4A"/>
    <w:rPr>
      <w:rFonts w:ascii="Calibri" w:eastAsia="Times New Roman" w:hAnsi="Calibri" w:cs="Calibri"/>
      <w:b/>
      <w:bCs/>
      <w:kern w:val="36"/>
      <w:sz w:val="48"/>
      <w:szCs w:val="48"/>
    </w:rPr>
  </w:style>
  <w:style w:type="character" w:customStyle="1" w:styleId="Heading3Char">
    <w:name w:val="Heading 3 Char"/>
    <w:basedOn w:val="DefaultParagraphFont"/>
    <w:link w:val="Heading3"/>
    <w:uiPriority w:val="9"/>
    <w:rsid w:val="008F2F4A"/>
    <w:rPr>
      <w:rFonts w:ascii="Calibri" w:eastAsia="Times New Roman" w:hAnsi="Calibri" w:cs="Calibri"/>
      <w:b/>
      <w:bCs/>
      <w:sz w:val="27"/>
      <w:szCs w:val="27"/>
    </w:rPr>
  </w:style>
  <w:style w:type="character" w:styleId="Hyperlink">
    <w:name w:val="Hyperlink"/>
    <w:basedOn w:val="DefaultParagraphFont"/>
    <w:uiPriority w:val="99"/>
    <w:unhideWhenUsed/>
    <w:rsid w:val="008F2F4A"/>
    <w:rPr>
      <w:color w:val="0563C1"/>
      <w:u w:val="single"/>
    </w:rPr>
  </w:style>
  <w:style w:type="paragraph" w:styleId="NormalWeb">
    <w:name w:val="Normal (Web)"/>
    <w:basedOn w:val="Normal"/>
    <w:uiPriority w:val="99"/>
    <w:unhideWhenUsed/>
    <w:rsid w:val="008F2F4A"/>
    <w:pPr>
      <w:spacing w:before="100" w:beforeAutospacing="1" w:after="100" w:afterAutospacing="1"/>
    </w:pPr>
    <w:rPr>
      <w:rFonts w:eastAsia="Times New Roman"/>
    </w:rPr>
  </w:style>
  <w:style w:type="character" w:styleId="Emphasis">
    <w:name w:val="Emphasis"/>
    <w:basedOn w:val="DefaultParagraphFont"/>
    <w:uiPriority w:val="20"/>
    <w:qFormat/>
    <w:rsid w:val="008F2F4A"/>
    <w:rPr>
      <w:i/>
      <w:iCs/>
    </w:rPr>
  </w:style>
  <w:style w:type="character" w:styleId="Strong">
    <w:name w:val="Strong"/>
    <w:basedOn w:val="DefaultParagraphFont"/>
    <w:uiPriority w:val="22"/>
    <w:qFormat/>
    <w:rsid w:val="008F2F4A"/>
    <w:rPr>
      <w:b/>
      <w:bCs/>
    </w:rPr>
  </w:style>
  <w:style w:type="character" w:customStyle="1" w:styleId="Heading2Char">
    <w:name w:val="Heading 2 Char"/>
    <w:basedOn w:val="DefaultParagraphFont"/>
    <w:link w:val="Heading2"/>
    <w:uiPriority w:val="9"/>
    <w:rsid w:val="008F2F4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8F2F4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2F4A"/>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7830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0C5"/>
    <w:rPr>
      <w:rFonts w:ascii="Segoe UI" w:hAnsi="Segoe UI" w:cs="Segoe UI"/>
      <w:sz w:val="18"/>
      <w:szCs w:val="18"/>
    </w:rPr>
  </w:style>
  <w:style w:type="paragraph" w:styleId="ListParagraph">
    <w:name w:val="List Paragraph"/>
    <w:basedOn w:val="Normal"/>
    <w:uiPriority w:val="34"/>
    <w:qFormat/>
    <w:rsid w:val="009030CE"/>
    <w:pPr>
      <w:ind w:left="720"/>
      <w:contextualSpacing/>
    </w:pPr>
  </w:style>
  <w:style w:type="paragraph" w:styleId="Subtitle">
    <w:name w:val="Subtitle"/>
    <w:basedOn w:val="Normal"/>
    <w:next w:val="Normal"/>
    <w:link w:val="SubtitleChar"/>
    <w:uiPriority w:val="11"/>
    <w:qFormat/>
    <w:rsid w:val="00BF69B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BF69BB"/>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8408D4"/>
    <w:rPr>
      <w:color w:val="954F72" w:themeColor="followedHyperlink"/>
      <w:u w:val="single"/>
    </w:rPr>
  </w:style>
  <w:style w:type="paragraph" w:styleId="Header">
    <w:name w:val="header"/>
    <w:basedOn w:val="Normal"/>
    <w:link w:val="HeaderChar"/>
    <w:uiPriority w:val="99"/>
    <w:unhideWhenUsed/>
    <w:rsid w:val="00A8722B"/>
    <w:pPr>
      <w:tabs>
        <w:tab w:val="center" w:pos="4680"/>
        <w:tab w:val="right" w:pos="9360"/>
      </w:tabs>
    </w:pPr>
  </w:style>
  <w:style w:type="character" w:customStyle="1" w:styleId="HeaderChar">
    <w:name w:val="Header Char"/>
    <w:basedOn w:val="DefaultParagraphFont"/>
    <w:link w:val="Header"/>
    <w:uiPriority w:val="99"/>
    <w:rsid w:val="00A8722B"/>
    <w:rPr>
      <w:rFonts w:ascii="Calibri" w:hAnsi="Calibri" w:cs="Calibri"/>
    </w:rPr>
  </w:style>
  <w:style w:type="paragraph" w:styleId="Footer">
    <w:name w:val="footer"/>
    <w:basedOn w:val="Normal"/>
    <w:link w:val="FooterChar"/>
    <w:uiPriority w:val="99"/>
    <w:unhideWhenUsed/>
    <w:rsid w:val="00A8722B"/>
    <w:pPr>
      <w:tabs>
        <w:tab w:val="center" w:pos="4680"/>
        <w:tab w:val="right" w:pos="9360"/>
      </w:tabs>
    </w:pPr>
  </w:style>
  <w:style w:type="character" w:customStyle="1" w:styleId="FooterChar">
    <w:name w:val="Footer Char"/>
    <w:basedOn w:val="DefaultParagraphFont"/>
    <w:link w:val="Footer"/>
    <w:uiPriority w:val="99"/>
    <w:rsid w:val="00A8722B"/>
    <w:rPr>
      <w:rFonts w:ascii="Calibri" w:hAnsi="Calibri" w:cs="Calibri"/>
    </w:rPr>
  </w:style>
  <w:style w:type="paragraph" w:styleId="FootnoteText">
    <w:name w:val="footnote text"/>
    <w:basedOn w:val="Normal"/>
    <w:link w:val="FootnoteTextChar"/>
    <w:uiPriority w:val="99"/>
    <w:semiHidden/>
    <w:unhideWhenUsed/>
    <w:rsid w:val="00E959C3"/>
    <w:rPr>
      <w:sz w:val="20"/>
      <w:szCs w:val="20"/>
    </w:rPr>
  </w:style>
  <w:style w:type="character" w:customStyle="1" w:styleId="FootnoteTextChar">
    <w:name w:val="Footnote Text Char"/>
    <w:basedOn w:val="DefaultParagraphFont"/>
    <w:link w:val="FootnoteText"/>
    <w:uiPriority w:val="99"/>
    <w:semiHidden/>
    <w:rsid w:val="00E959C3"/>
    <w:rPr>
      <w:rFonts w:ascii="Calibri" w:hAnsi="Calibri" w:cs="Calibri"/>
      <w:sz w:val="20"/>
      <w:szCs w:val="20"/>
    </w:rPr>
  </w:style>
  <w:style w:type="character" w:styleId="FootnoteReference">
    <w:name w:val="footnote reference"/>
    <w:basedOn w:val="DefaultParagraphFont"/>
    <w:uiPriority w:val="99"/>
    <w:semiHidden/>
    <w:unhideWhenUsed/>
    <w:rsid w:val="00E959C3"/>
    <w:rPr>
      <w:vertAlign w:val="superscript"/>
    </w:rPr>
  </w:style>
  <w:style w:type="character" w:customStyle="1" w:styleId="Heading4Char">
    <w:name w:val="Heading 4 Char"/>
    <w:basedOn w:val="DefaultParagraphFont"/>
    <w:link w:val="Heading4"/>
    <w:uiPriority w:val="9"/>
    <w:rsid w:val="00707CC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10F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327463">
      <w:bodyDiv w:val="1"/>
      <w:marLeft w:val="0"/>
      <w:marRight w:val="0"/>
      <w:marTop w:val="0"/>
      <w:marBottom w:val="0"/>
      <w:divBdr>
        <w:top w:val="none" w:sz="0" w:space="0" w:color="auto"/>
        <w:left w:val="none" w:sz="0" w:space="0" w:color="auto"/>
        <w:bottom w:val="none" w:sz="0" w:space="0" w:color="auto"/>
        <w:right w:val="none" w:sz="0" w:space="0" w:color="auto"/>
      </w:divBdr>
    </w:div>
    <w:div w:id="1357191833">
      <w:bodyDiv w:val="1"/>
      <w:marLeft w:val="0"/>
      <w:marRight w:val="0"/>
      <w:marTop w:val="0"/>
      <w:marBottom w:val="0"/>
      <w:divBdr>
        <w:top w:val="none" w:sz="0" w:space="0" w:color="auto"/>
        <w:left w:val="none" w:sz="0" w:space="0" w:color="auto"/>
        <w:bottom w:val="none" w:sz="0" w:space="0" w:color="auto"/>
        <w:right w:val="none" w:sz="0" w:space="0" w:color="auto"/>
      </w:divBdr>
    </w:div>
    <w:div w:id="192827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ropbox.com/sh/o2mt6l3te45fko6/AABsqWSagygml8In-8PEx-2ca?dl=0" TargetMode="External"/><Relationship Id="rId18" Type="http://schemas.openxmlformats.org/officeDocument/2006/relationships/hyperlink" Target="https://github.com/USEPA/CompTox-PK-CvTdb/blob/master/CvT_data_template_articles.xlsx" TargetMode="External"/><Relationship Id="rId26" Type="http://schemas.openxmlformats.org/officeDocument/2006/relationships/image" Target="media/image6.png"/><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yperlink" Target="https://doi.org/10.1039/C8FO02242A" TargetMode="External"/><Relationship Id="rId42" Type="http://schemas.openxmlformats.org/officeDocument/2006/relationships/hyperlink" Target="https://automeris.io/WebPlotDigitizer/" TargetMode="External"/><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docs.google.com/spreadsheets/d/1Uzxw7p_6zlNehtGJlBP-AkTWvydFvt9CeCTtwyeewvE/edit?usp=sharing" TargetMode="External"/><Relationship Id="rId17" Type="http://schemas.openxmlformats.org/officeDocument/2006/relationships/hyperlink" Target="https://automeris.io/WebPlotDigitizer/" TargetMode="External"/><Relationship Id="rId25" Type="http://schemas.openxmlformats.org/officeDocument/2006/relationships/image" Target="cid:image001.png@01D617CD.8BCFE340" TargetMode="External"/><Relationship Id="rId33" Type="http://schemas.openxmlformats.org/officeDocument/2006/relationships/image" Target="cid:image005.png@01D617CF.758D1E20" TargetMode="External"/><Relationship Id="rId38" Type="http://schemas.openxmlformats.org/officeDocument/2006/relationships/image" Target="media/image1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utomeris.io/WebPlotDigitizer/" TargetMode="External"/><Relationship Id="rId20" Type="http://schemas.openxmlformats.org/officeDocument/2006/relationships/hyperlink" Target="https://www.howtogeek.com/207754/how-to-use-the-snipping-tool-in-windows-to-take-screenshots/" TargetMode="External"/><Relationship Id="rId29" Type="http://schemas.openxmlformats.org/officeDocument/2006/relationships/image" Target="cid:image004.png@01D617CF.758D1E20"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utomeris.io/WebPlotDigitizer/"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scholar.google.com/" TargetMode="External"/><Relationship Id="rId40" Type="http://schemas.openxmlformats.org/officeDocument/2006/relationships/image" Target="media/image1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pa.illiad.oclc.org/illiad/"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www.ncbi.nlm.nih.gov/pubmed/" TargetMode="External"/><Relationship Id="rId10" Type="http://schemas.openxmlformats.org/officeDocument/2006/relationships/hyperlink" Target="https://www.ncbi.nlm.nih.gov/pubmed" TargetMode="External"/><Relationship Id="rId19" Type="http://schemas.openxmlformats.org/officeDocument/2006/relationships/hyperlink" Target="https://automeris.io/WebPlotDigitizer/" TargetMode="External"/><Relationship Id="rId31" Type="http://schemas.openxmlformats.org/officeDocument/2006/relationships/image" Target="cid:image003.png@01D617CE.F617B920"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oi.org/10.1038/s41597-020-0455-1" TargetMode="External"/><Relationship Id="rId14" Type="http://schemas.openxmlformats.org/officeDocument/2006/relationships/hyperlink" Target="https://usepa-my.sharepoint.com/:f:/g/personal/beeker_jonathan_epa_gov/EqkrXI5MLtVAq8E8j7v-HIgBpcTCAC79ji7nW4D4eItA-g?e=79hxr0" TargetMode="External"/><Relationship Id="rId22" Type="http://schemas.openxmlformats.org/officeDocument/2006/relationships/image" Target="media/image3.png"/><Relationship Id="rId27" Type="http://schemas.openxmlformats.org/officeDocument/2006/relationships/image" Target="cid:image002.png@01D617CE.4A8C0340" TargetMode="External"/><Relationship Id="rId30" Type="http://schemas.openxmlformats.org/officeDocument/2006/relationships/image" Target="media/image8.png"/><Relationship Id="rId35" Type="http://schemas.openxmlformats.org/officeDocument/2006/relationships/hyperlink" Target="https://github.com/USEPA/CompTox-PK-CvTdb/blob/master/WikiImages/Example1" TargetMode="External"/><Relationship Id="rId43" Type="http://schemas.openxmlformats.org/officeDocument/2006/relationships/image" Target="media/image1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1B186-C5CA-4D68-A7F3-CD9B32387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14</Pages>
  <Words>2667</Words>
  <Characters>12750</Characters>
  <Application>Microsoft Office Word</Application>
  <DocSecurity>0</DocSecurity>
  <Lines>980</Lines>
  <Paragraphs>670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Wambaugh, John</dc:creator>
  <cp:keywords/>
  <dc:description/>
  <cp:lastModifiedBy>Wambaugh, John</cp:lastModifiedBy>
  <cp:revision>6</cp:revision>
  <dcterms:created xsi:type="dcterms:W3CDTF">2020-04-21T17:50:00Z</dcterms:created>
  <dcterms:modified xsi:type="dcterms:W3CDTF">2020-04-29T15:05:00Z</dcterms:modified>
</cp:coreProperties>
</file>